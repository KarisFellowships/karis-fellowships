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444FB" w14:textId="19F4739E" w:rsidR="008A54DC" w:rsidRPr="00CD5A96" w:rsidRDefault="004028C9" w:rsidP="00CA184D">
      <w:pPr>
        <w:pStyle w:val="Title"/>
        <w:jc w:val="both"/>
      </w:pPr>
      <w:r>
        <w:t xml:space="preserve">KF </w:t>
      </w:r>
      <w:r w:rsidR="00CD5A96" w:rsidRPr="00CD5A96">
        <w:t>Tapping Protocol</w:t>
      </w:r>
      <w:r>
        <w:rPr>
          <w:rStyle w:val="EndnoteReference"/>
        </w:rPr>
        <w:endnoteReference w:id="1"/>
      </w:r>
    </w:p>
    <w:p w14:paraId="723689D8" w14:textId="77777777" w:rsidR="005A3258" w:rsidRPr="0015009F" w:rsidRDefault="005A3258" w:rsidP="004028C9">
      <w:pPr>
        <w:pStyle w:val="ListParagraph"/>
        <w:widowControl w:val="0"/>
        <w:numPr>
          <w:ilvl w:val="0"/>
          <w:numId w:val="20"/>
        </w:numPr>
        <w:tabs>
          <w:tab w:val="left" w:pos="357"/>
        </w:tabs>
        <w:ind w:left="357" w:hanging="357"/>
        <w:rPr>
          <w:rFonts w:cstheme="minorHAnsi"/>
          <w:b/>
        </w:rPr>
      </w:pPr>
      <w:bookmarkStart w:id="0" w:name="_Hlk480543019"/>
      <w:r w:rsidRPr="0015009F">
        <w:rPr>
          <w:rFonts w:cstheme="minorHAnsi"/>
          <w:b/>
        </w:rPr>
        <w:t xml:space="preserve">Determine the focus </w:t>
      </w:r>
    </w:p>
    <w:p w14:paraId="315326AB" w14:textId="77777777" w:rsidR="005A3258" w:rsidRPr="004028C9" w:rsidRDefault="005A3258" w:rsidP="004028C9">
      <w:pPr>
        <w:widowControl w:val="0"/>
        <w:spacing w:after="0" w:line="240" w:lineRule="auto"/>
        <w:ind w:left="360"/>
        <w:jc w:val="both"/>
        <w:rPr>
          <w:rFonts w:cstheme="minorHAnsi"/>
          <w:iCs/>
        </w:rPr>
      </w:pPr>
      <w:r w:rsidRPr="0015009F">
        <w:rPr>
          <w:rFonts w:cstheme="minorHAnsi"/>
        </w:rPr>
        <w:t xml:space="preserve">What is the problem or issue that you want to address? You might consider one of the fears that you noticed this week. Your problem would be whatever triggered the fear. Begin with the phrase </w:t>
      </w:r>
      <w:r w:rsidRPr="0015009F">
        <w:rPr>
          <w:rFonts w:cstheme="minorHAnsi"/>
          <w:i/>
        </w:rPr>
        <w:t>“</w:t>
      </w:r>
      <w:r w:rsidRPr="0015009F">
        <w:rPr>
          <w:rFonts w:cstheme="minorHAnsi"/>
          <w:b/>
          <w:i/>
        </w:rPr>
        <w:t>My problem is that . . .”</w:t>
      </w:r>
      <w:r w:rsidRPr="0015009F">
        <w:rPr>
          <w:rFonts w:cstheme="minorHAnsi"/>
          <w:i/>
        </w:rPr>
        <w:t xml:space="preserve"> </w:t>
      </w:r>
      <w:r w:rsidRPr="0015009F">
        <w:rPr>
          <w:rFonts w:cstheme="minorHAnsi"/>
        </w:rPr>
        <w:t xml:space="preserve">and then state the problem in simple terms. </w:t>
      </w:r>
    </w:p>
    <w:p w14:paraId="5DFF4A0E" w14:textId="77777777" w:rsidR="005A3258" w:rsidRPr="0015009F" w:rsidRDefault="005A3258" w:rsidP="004028C9">
      <w:pPr>
        <w:widowControl w:val="0"/>
        <w:spacing w:after="0" w:line="240" w:lineRule="auto"/>
        <w:ind w:left="360"/>
        <w:jc w:val="both"/>
        <w:rPr>
          <w:rFonts w:cstheme="minorHAnsi"/>
        </w:rPr>
      </w:pPr>
    </w:p>
    <w:p w14:paraId="25C8F66B" w14:textId="77777777" w:rsidR="005A3258" w:rsidRPr="0015009F" w:rsidRDefault="005A3258" w:rsidP="004028C9">
      <w:pPr>
        <w:spacing w:after="0" w:line="240" w:lineRule="auto"/>
        <w:ind w:left="360"/>
        <w:jc w:val="both"/>
        <w:rPr>
          <w:rFonts w:cstheme="minorHAnsi"/>
        </w:rPr>
      </w:pPr>
      <w:r w:rsidRPr="0015009F">
        <w:rPr>
          <w:rFonts w:cstheme="minorHAnsi"/>
        </w:rPr>
        <w:t xml:space="preserve">Sometimes we imagine that fear is our problem, so we get confused and want to start our statement with </w:t>
      </w:r>
      <w:r w:rsidRPr="0015009F">
        <w:rPr>
          <w:rFonts w:cstheme="minorHAnsi"/>
          <w:i/>
        </w:rPr>
        <w:t>“My problem is that I feel fear . . .”</w:t>
      </w:r>
      <w:r w:rsidRPr="0015009F">
        <w:rPr>
          <w:rFonts w:cstheme="minorHAnsi"/>
        </w:rPr>
        <w:t xml:space="preserve"> Instead, try to identify the event that triggered the fear. When did you start feeling the fear? What happened that caused a spike of anxiety? It’s important to recognize when we feel the fear. We learn to do this through mindfulness training. </w:t>
      </w:r>
    </w:p>
    <w:p w14:paraId="29A23FF6" w14:textId="77777777" w:rsidR="005A3258" w:rsidRPr="0015009F" w:rsidRDefault="005A3258" w:rsidP="004028C9">
      <w:pPr>
        <w:spacing w:after="0" w:line="240" w:lineRule="auto"/>
        <w:jc w:val="both"/>
        <w:rPr>
          <w:rFonts w:cstheme="minorHAnsi"/>
        </w:rPr>
      </w:pPr>
    </w:p>
    <w:p w14:paraId="507C9915" w14:textId="77777777" w:rsidR="005A3258" w:rsidRPr="0015009F" w:rsidRDefault="005A3258" w:rsidP="004028C9">
      <w:pPr>
        <w:pStyle w:val="ListParagraph"/>
        <w:numPr>
          <w:ilvl w:val="0"/>
          <w:numId w:val="20"/>
        </w:numPr>
        <w:tabs>
          <w:tab w:val="left" w:pos="357"/>
        </w:tabs>
        <w:ind w:left="357" w:hanging="357"/>
        <w:rPr>
          <w:rFonts w:cstheme="minorHAnsi"/>
          <w:b/>
        </w:rPr>
      </w:pPr>
      <w:r w:rsidRPr="0015009F">
        <w:rPr>
          <w:rFonts w:cstheme="minorHAnsi"/>
          <w:b/>
        </w:rPr>
        <w:t>Identify your emotions</w:t>
      </w:r>
    </w:p>
    <w:p w14:paraId="570996DD" w14:textId="77777777" w:rsidR="005A3258" w:rsidRPr="0015009F" w:rsidRDefault="005A3258" w:rsidP="004028C9">
      <w:pPr>
        <w:spacing w:after="0" w:line="240" w:lineRule="auto"/>
        <w:ind w:left="357"/>
        <w:jc w:val="both"/>
        <w:rPr>
          <w:rFonts w:cstheme="minorHAnsi"/>
          <w:i/>
        </w:rPr>
      </w:pPr>
      <w:r w:rsidRPr="0015009F">
        <w:rPr>
          <w:rFonts w:cstheme="minorHAnsi"/>
        </w:rPr>
        <w:t xml:space="preserve">What do you feel when you think about your problem? </w:t>
      </w:r>
      <w:r w:rsidRPr="0015009F">
        <w:rPr>
          <w:rFonts w:cstheme="minorHAnsi"/>
          <w:i/>
        </w:rPr>
        <w:t xml:space="preserve">(Pause) </w:t>
      </w:r>
      <w:r w:rsidRPr="0015009F">
        <w:rPr>
          <w:rFonts w:cstheme="minorHAnsi"/>
        </w:rPr>
        <w:t>Add</w:t>
      </w:r>
      <w:r w:rsidRPr="0015009F">
        <w:rPr>
          <w:rFonts w:cstheme="minorHAnsi"/>
          <w:i/>
        </w:rPr>
        <w:t xml:space="preserve"> </w:t>
      </w:r>
      <w:r w:rsidRPr="0015009F">
        <w:rPr>
          <w:rFonts w:cstheme="minorHAnsi"/>
        </w:rPr>
        <w:t xml:space="preserve">to your healing statement </w:t>
      </w:r>
      <w:r w:rsidRPr="0015009F">
        <w:rPr>
          <w:rFonts w:cstheme="minorHAnsi"/>
          <w:b/>
          <w:i/>
        </w:rPr>
        <w:t xml:space="preserve">“and when I think of that, I feel . . .” </w:t>
      </w:r>
      <w:r w:rsidRPr="0015009F">
        <w:rPr>
          <w:rFonts w:cstheme="minorHAnsi"/>
        </w:rPr>
        <w:t xml:space="preserve">Now list a few of the emotions that you have identified. </w:t>
      </w:r>
    </w:p>
    <w:p w14:paraId="25ED8D21" w14:textId="77777777" w:rsidR="005A3258" w:rsidRPr="0015009F" w:rsidRDefault="005A3258" w:rsidP="004028C9">
      <w:pPr>
        <w:spacing w:after="0" w:line="240" w:lineRule="auto"/>
        <w:jc w:val="both"/>
        <w:rPr>
          <w:rFonts w:cstheme="minorHAnsi"/>
        </w:rPr>
      </w:pPr>
    </w:p>
    <w:p w14:paraId="254BF399" w14:textId="77777777" w:rsidR="005A3258" w:rsidRPr="0015009F" w:rsidRDefault="005A3258" w:rsidP="004028C9">
      <w:pPr>
        <w:spacing w:after="0" w:line="240" w:lineRule="auto"/>
        <w:ind w:left="360"/>
        <w:jc w:val="both"/>
        <w:rPr>
          <w:rFonts w:cstheme="minorHAnsi"/>
        </w:rPr>
      </w:pPr>
      <w:r w:rsidRPr="0015009F">
        <w:rPr>
          <w:rFonts w:cstheme="minorHAnsi"/>
        </w:rPr>
        <w:t>You might find it helpful to refer to the lists of emotions on the KF worksheets.</w:t>
      </w:r>
    </w:p>
    <w:p w14:paraId="6DCCE86E" w14:textId="77777777" w:rsidR="005A3258" w:rsidRPr="0015009F" w:rsidRDefault="005A3258" w:rsidP="004028C9">
      <w:pPr>
        <w:tabs>
          <w:tab w:val="left" w:pos="1695"/>
        </w:tabs>
        <w:spacing w:after="0" w:line="240" w:lineRule="auto"/>
        <w:ind w:left="426"/>
        <w:jc w:val="both"/>
        <w:rPr>
          <w:rFonts w:cstheme="minorHAnsi"/>
        </w:rPr>
      </w:pPr>
    </w:p>
    <w:p w14:paraId="68FDB879" w14:textId="77777777" w:rsidR="005A3258" w:rsidRPr="0015009F" w:rsidRDefault="005A3258" w:rsidP="004028C9">
      <w:pPr>
        <w:pStyle w:val="ListParagraph"/>
        <w:numPr>
          <w:ilvl w:val="0"/>
          <w:numId w:val="20"/>
        </w:numPr>
        <w:tabs>
          <w:tab w:val="left" w:pos="357"/>
        </w:tabs>
        <w:ind w:left="357" w:hanging="357"/>
        <w:rPr>
          <w:rFonts w:cstheme="minorHAnsi"/>
          <w:b/>
        </w:rPr>
      </w:pPr>
      <w:r w:rsidRPr="0015009F">
        <w:rPr>
          <w:rFonts w:cstheme="minorHAnsi"/>
          <w:b/>
        </w:rPr>
        <w:t>Write down your healing statement</w:t>
      </w:r>
    </w:p>
    <w:p w14:paraId="689AE52D" w14:textId="77777777" w:rsidR="005A3258" w:rsidRPr="0015009F" w:rsidRDefault="005A3258" w:rsidP="004028C9">
      <w:pPr>
        <w:spacing w:after="0" w:line="240" w:lineRule="auto"/>
        <w:ind w:left="357"/>
        <w:jc w:val="both"/>
        <w:rPr>
          <w:rFonts w:cstheme="minorHAnsi"/>
        </w:rPr>
      </w:pPr>
      <w:r w:rsidRPr="0015009F">
        <w:rPr>
          <w:rFonts w:cstheme="minorHAnsi"/>
        </w:rPr>
        <w:t xml:space="preserve">Your healing statement is now complete. Here is </w:t>
      </w:r>
      <w:r>
        <w:rPr>
          <w:rFonts w:cstheme="minorHAnsi"/>
        </w:rPr>
        <w:t>an example</w:t>
      </w:r>
      <w:r w:rsidRPr="0015009F">
        <w:rPr>
          <w:rFonts w:cstheme="minorHAnsi"/>
        </w:rPr>
        <w:t xml:space="preserve">: </w:t>
      </w:r>
      <w:r w:rsidRPr="0015009F">
        <w:rPr>
          <w:rFonts w:cstheme="minorHAnsi"/>
          <w:i/>
        </w:rPr>
        <w:t xml:space="preserve">My problem is that I am experiencing a life change, and when I think of that, I feel lonely, distressed, anxious, and vulnerable. </w:t>
      </w:r>
      <w:r w:rsidRPr="0015009F">
        <w:rPr>
          <w:rFonts w:cstheme="minorHAnsi"/>
        </w:rPr>
        <w:t>Be sure to write down your healing statement and keep it in a place where you can easily find it again for your KF work.</w:t>
      </w:r>
    </w:p>
    <w:p w14:paraId="1956ECC8" w14:textId="77777777" w:rsidR="005A3258" w:rsidRPr="0015009F" w:rsidRDefault="005A3258" w:rsidP="004028C9">
      <w:pPr>
        <w:spacing w:after="0" w:line="240" w:lineRule="auto"/>
        <w:ind w:left="360"/>
        <w:jc w:val="both"/>
        <w:rPr>
          <w:rFonts w:cstheme="minorHAnsi"/>
        </w:rPr>
      </w:pPr>
    </w:p>
    <w:p w14:paraId="36C66AAE" w14:textId="77777777" w:rsidR="005A3258" w:rsidRPr="0015009F" w:rsidRDefault="005A3258" w:rsidP="004028C9">
      <w:pPr>
        <w:spacing w:after="0" w:line="240" w:lineRule="auto"/>
        <w:ind w:left="360"/>
        <w:jc w:val="both"/>
        <w:rPr>
          <w:rFonts w:cstheme="minorHAnsi"/>
          <w:b/>
        </w:rPr>
      </w:pPr>
      <w:bookmarkStart w:id="1" w:name="_Hlk512253009"/>
      <w:r w:rsidRPr="0015009F">
        <w:rPr>
          <w:rFonts w:cstheme="minorHAnsi"/>
        </w:rPr>
        <w:t xml:space="preserve">If this healing statement doesn’t feel comfortable for you, try beginning your statement with the words </w:t>
      </w:r>
      <w:r w:rsidRPr="0015009F">
        <w:rPr>
          <w:rFonts w:cstheme="minorHAnsi"/>
          <w:b/>
          <w:i/>
        </w:rPr>
        <w:t xml:space="preserve">“I am releasing </w:t>
      </w:r>
      <w:proofErr w:type="spellStart"/>
      <w:r w:rsidRPr="0015009F">
        <w:rPr>
          <w:rFonts w:cstheme="minorHAnsi"/>
          <w:b/>
          <w:i/>
        </w:rPr>
        <w:t>the</w:t>
      </w:r>
      <w:proofErr w:type="spellEnd"/>
      <w:r w:rsidRPr="0015009F">
        <w:rPr>
          <w:rFonts w:cstheme="minorHAnsi"/>
          <w:b/>
          <w:i/>
        </w:rPr>
        <w:t xml:space="preserve"> . . .”</w:t>
      </w:r>
      <w:r w:rsidRPr="0015009F">
        <w:rPr>
          <w:rFonts w:cstheme="minorHAnsi"/>
          <w:i/>
        </w:rPr>
        <w:t xml:space="preserve"> </w:t>
      </w:r>
      <w:r w:rsidRPr="0015009F">
        <w:rPr>
          <w:rFonts w:cstheme="minorHAnsi"/>
        </w:rPr>
        <w:t xml:space="preserve">Now state whatever fear, trauma, anxiety, or craving need you might be experiencing. </w:t>
      </w:r>
      <w:r>
        <w:rPr>
          <w:rFonts w:cstheme="minorHAnsi"/>
        </w:rPr>
        <w:t xml:space="preserve">Our example </w:t>
      </w:r>
      <w:r w:rsidRPr="0015009F">
        <w:rPr>
          <w:rFonts w:cstheme="minorHAnsi"/>
        </w:rPr>
        <w:t xml:space="preserve">might then </w:t>
      </w:r>
      <w:proofErr w:type="gramStart"/>
      <w:r w:rsidRPr="0015009F">
        <w:rPr>
          <w:rFonts w:cstheme="minorHAnsi"/>
        </w:rPr>
        <w:t>be:</w:t>
      </w:r>
      <w:proofErr w:type="gramEnd"/>
      <w:r w:rsidRPr="0015009F">
        <w:rPr>
          <w:rFonts w:cstheme="minorHAnsi"/>
        </w:rPr>
        <w:t xml:space="preserve"> </w:t>
      </w:r>
      <w:r w:rsidRPr="0015009F">
        <w:rPr>
          <w:rFonts w:cstheme="minorHAnsi"/>
          <w:i/>
        </w:rPr>
        <w:t xml:space="preserve">I am releasing the anxiety of facing a life change. </w:t>
      </w:r>
      <w:r w:rsidRPr="0015009F">
        <w:rPr>
          <w:rFonts w:cstheme="minorHAnsi"/>
        </w:rPr>
        <w:t xml:space="preserve">A preliminary tap using this simpler format might help clear your mind so that you can construct a more comprehensive healing statement for a second tap. </w:t>
      </w:r>
    </w:p>
    <w:p w14:paraId="74F76DA0" w14:textId="77777777" w:rsidR="005A3258" w:rsidRPr="0015009F" w:rsidRDefault="005A3258" w:rsidP="004028C9">
      <w:pPr>
        <w:spacing w:after="0" w:line="240" w:lineRule="auto"/>
        <w:ind w:left="360"/>
        <w:jc w:val="both"/>
        <w:rPr>
          <w:rFonts w:cstheme="minorHAnsi"/>
          <w:b/>
        </w:rPr>
      </w:pPr>
    </w:p>
    <w:bookmarkEnd w:id="1"/>
    <w:p w14:paraId="533579DA" w14:textId="77777777" w:rsidR="005A3258" w:rsidRPr="0015009F" w:rsidRDefault="005A3258" w:rsidP="004028C9">
      <w:pPr>
        <w:spacing w:after="0" w:line="240" w:lineRule="auto"/>
        <w:ind w:left="360"/>
        <w:jc w:val="both"/>
        <w:rPr>
          <w:rFonts w:cstheme="minorHAnsi"/>
        </w:rPr>
      </w:pPr>
      <w:r w:rsidRPr="0015009F">
        <w:rPr>
          <w:rFonts w:cstheme="minorHAnsi"/>
        </w:rPr>
        <w:t>Here are the two models again:</w:t>
      </w:r>
    </w:p>
    <w:p w14:paraId="45907B3C" w14:textId="77777777" w:rsidR="005A3258" w:rsidRPr="0015009F" w:rsidRDefault="005A3258" w:rsidP="004028C9">
      <w:pPr>
        <w:spacing w:after="0" w:line="240" w:lineRule="auto"/>
        <w:jc w:val="both"/>
        <w:rPr>
          <w:rFonts w:cstheme="minorHAnsi"/>
        </w:rPr>
      </w:pPr>
    </w:p>
    <w:bookmarkEnd w:id="0"/>
    <w:p w14:paraId="52D47ADF" w14:textId="77777777" w:rsidR="005A3258" w:rsidRPr="0015009F" w:rsidRDefault="005A3258" w:rsidP="004028C9">
      <w:pPr>
        <w:pStyle w:val="ListParagraph"/>
        <w:numPr>
          <w:ilvl w:val="0"/>
          <w:numId w:val="21"/>
        </w:numPr>
        <w:rPr>
          <w:rFonts w:cstheme="minorHAnsi"/>
          <w:b/>
        </w:rPr>
      </w:pPr>
      <w:r w:rsidRPr="0015009F">
        <w:rPr>
          <w:rFonts w:cstheme="minorHAnsi"/>
          <w:b/>
          <w:i/>
        </w:rPr>
        <w:t>My problem is</w:t>
      </w:r>
      <w:r w:rsidRPr="0015009F">
        <w:rPr>
          <w:rFonts w:cstheme="minorHAnsi"/>
          <w:b/>
        </w:rPr>
        <w:t xml:space="preserve"> [state the problem], </w:t>
      </w:r>
      <w:r w:rsidRPr="0015009F">
        <w:rPr>
          <w:rFonts w:cstheme="minorHAnsi"/>
          <w:b/>
          <w:i/>
        </w:rPr>
        <w:t>and when I think of that, I feel</w:t>
      </w:r>
      <w:r w:rsidRPr="0015009F">
        <w:rPr>
          <w:rFonts w:cstheme="minorHAnsi"/>
          <w:b/>
        </w:rPr>
        <w:t xml:space="preserve"> [list your feeling(s)].</w:t>
      </w:r>
    </w:p>
    <w:p w14:paraId="3C7AA131" w14:textId="77777777" w:rsidR="005A3258" w:rsidRPr="0015009F" w:rsidRDefault="005A3258" w:rsidP="004028C9">
      <w:pPr>
        <w:spacing w:after="0" w:line="240" w:lineRule="auto"/>
        <w:ind w:left="360"/>
        <w:jc w:val="both"/>
        <w:rPr>
          <w:rFonts w:cstheme="minorHAnsi"/>
          <w:b/>
        </w:rPr>
      </w:pPr>
    </w:p>
    <w:p w14:paraId="4786A905" w14:textId="77777777" w:rsidR="005A3258" w:rsidRPr="0015009F" w:rsidRDefault="005A3258" w:rsidP="004028C9">
      <w:pPr>
        <w:pStyle w:val="ListParagraph"/>
        <w:numPr>
          <w:ilvl w:val="0"/>
          <w:numId w:val="21"/>
        </w:numPr>
        <w:rPr>
          <w:rFonts w:cstheme="minorHAnsi"/>
          <w:b/>
        </w:rPr>
      </w:pPr>
      <w:r w:rsidRPr="0015009F">
        <w:rPr>
          <w:rFonts w:cstheme="minorHAnsi"/>
          <w:b/>
          <w:i/>
        </w:rPr>
        <w:t>I am releasing the</w:t>
      </w:r>
      <w:r w:rsidRPr="0015009F">
        <w:rPr>
          <w:rFonts w:cstheme="minorHAnsi"/>
          <w:b/>
        </w:rPr>
        <w:t xml:space="preserve"> [trauma of, feeling of, need to, fear of, etc.].</w:t>
      </w:r>
    </w:p>
    <w:p w14:paraId="140F04F4" w14:textId="77777777" w:rsidR="005A3258" w:rsidRPr="0015009F" w:rsidRDefault="005A3258" w:rsidP="004028C9">
      <w:pPr>
        <w:spacing w:after="0" w:line="240" w:lineRule="auto"/>
        <w:jc w:val="both"/>
        <w:rPr>
          <w:rFonts w:cstheme="minorHAnsi"/>
        </w:rPr>
      </w:pPr>
    </w:p>
    <w:p w14:paraId="1F3DB9D8" w14:textId="77777777" w:rsidR="005A3258" w:rsidRPr="0015009F" w:rsidRDefault="005A3258" w:rsidP="004028C9">
      <w:pPr>
        <w:spacing w:after="0" w:line="240" w:lineRule="auto"/>
        <w:ind w:left="360"/>
        <w:jc w:val="both"/>
        <w:rPr>
          <w:rFonts w:cstheme="minorHAnsi"/>
        </w:rPr>
      </w:pPr>
      <w:r w:rsidRPr="0015009F">
        <w:rPr>
          <w:rFonts w:cstheme="minorHAnsi"/>
        </w:rPr>
        <w:t>Remember that the intention to heal is more powerful than the exact wording.</w:t>
      </w:r>
    </w:p>
    <w:p w14:paraId="1E0F4599" w14:textId="77777777" w:rsidR="005A3258" w:rsidRPr="0015009F" w:rsidRDefault="005A3258" w:rsidP="004028C9">
      <w:pPr>
        <w:spacing w:after="0" w:line="240" w:lineRule="auto"/>
        <w:jc w:val="both"/>
        <w:rPr>
          <w:rFonts w:cstheme="minorHAnsi"/>
        </w:rPr>
      </w:pPr>
    </w:p>
    <w:p w14:paraId="4AEDC5EA" w14:textId="77777777" w:rsidR="005A3258" w:rsidRPr="0015009F" w:rsidRDefault="005A3258" w:rsidP="004028C9">
      <w:pPr>
        <w:pStyle w:val="ListParagraph"/>
        <w:numPr>
          <w:ilvl w:val="0"/>
          <w:numId w:val="20"/>
        </w:numPr>
        <w:tabs>
          <w:tab w:val="left" w:pos="357"/>
        </w:tabs>
        <w:ind w:left="357" w:hanging="357"/>
        <w:rPr>
          <w:rFonts w:cstheme="minorHAnsi"/>
        </w:rPr>
      </w:pPr>
      <w:r w:rsidRPr="0015009F">
        <w:rPr>
          <w:rFonts w:cstheme="minorHAnsi"/>
          <w:b/>
        </w:rPr>
        <w:t>Assess the level of fear or stress</w:t>
      </w:r>
    </w:p>
    <w:p w14:paraId="6A41EE88" w14:textId="3AF37465" w:rsidR="005A3258" w:rsidRDefault="005A3258" w:rsidP="004028C9">
      <w:pPr>
        <w:spacing w:after="0" w:line="240" w:lineRule="auto"/>
        <w:ind w:left="360"/>
        <w:jc w:val="both"/>
        <w:rPr>
          <w:rFonts w:cstheme="minorHAnsi"/>
          <w:i/>
        </w:rPr>
      </w:pPr>
      <w:r w:rsidRPr="0015009F">
        <w:rPr>
          <w:rFonts w:cstheme="minorHAnsi"/>
        </w:rPr>
        <w:t xml:space="preserve">On a scale of one to ten, with ten being the most stressful for you, how stressful is your problem? Make a note of that. </w:t>
      </w:r>
    </w:p>
    <w:p w14:paraId="28C51DAF" w14:textId="77777777" w:rsidR="005A3258" w:rsidRPr="00CD0C84" w:rsidRDefault="005A3258" w:rsidP="004028C9">
      <w:pPr>
        <w:spacing w:after="0" w:line="240" w:lineRule="auto"/>
        <w:ind w:left="360"/>
        <w:jc w:val="both"/>
        <w:rPr>
          <w:rFonts w:cstheme="minorHAnsi"/>
          <w:iCs/>
        </w:rPr>
      </w:pPr>
    </w:p>
    <w:p w14:paraId="7E68BA75" w14:textId="77777777" w:rsidR="005A3258" w:rsidRPr="00CD0C84" w:rsidRDefault="005A3258" w:rsidP="004028C9">
      <w:pPr>
        <w:spacing w:after="0" w:line="240" w:lineRule="auto"/>
        <w:jc w:val="both"/>
        <w:rPr>
          <w:rFonts w:cstheme="minorHAnsi"/>
          <w:b/>
          <w:bCs/>
          <w:sz w:val="30"/>
          <w:szCs w:val="30"/>
        </w:rPr>
      </w:pPr>
      <w:r w:rsidRPr="00CD0C84">
        <w:rPr>
          <w:rFonts w:cstheme="minorHAnsi"/>
          <w:b/>
          <w:bCs/>
          <w:sz w:val="30"/>
          <w:szCs w:val="30"/>
        </w:rPr>
        <w:t>First Series</w:t>
      </w:r>
    </w:p>
    <w:p w14:paraId="12C61FA8" w14:textId="77777777" w:rsidR="005A3258" w:rsidRPr="0015009F" w:rsidRDefault="005A3258" w:rsidP="004028C9">
      <w:pPr>
        <w:widowControl w:val="0"/>
        <w:spacing w:after="0" w:line="240" w:lineRule="auto"/>
        <w:jc w:val="both"/>
        <w:rPr>
          <w:rFonts w:cstheme="minorHAnsi"/>
        </w:rPr>
      </w:pPr>
      <w:bookmarkStart w:id="2" w:name="OLE_LINK8"/>
      <w:r w:rsidRPr="0015009F">
        <w:rPr>
          <w:rFonts w:cstheme="minorHAnsi"/>
        </w:rPr>
        <w:t xml:space="preserve">Sip some purified water and assume a mindfulness posture. Be sure to breathe deeply while you tap. </w:t>
      </w:r>
      <w:bookmarkEnd w:id="2"/>
      <w:r w:rsidRPr="0015009F">
        <w:rPr>
          <w:rFonts w:cstheme="minorHAnsi"/>
        </w:rPr>
        <w:t>You might want to make noise with your breathing to help you focus.</w:t>
      </w:r>
    </w:p>
    <w:p w14:paraId="55B91AF7" w14:textId="77777777" w:rsidR="005A3258" w:rsidRDefault="005A3258" w:rsidP="004028C9">
      <w:pPr>
        <w:spacing w:after="0" w:line="240" w:lineRule="auto"/>
        <w:jc w:val="both"/>
        <w:rPr>
          <w:rFonts w:cstheme="minorHAnsi"/>
          <w:b/>
        </w:rPr>
      </w:pPr>
    </w:p>
    <w:p w14:paraId="394C52A4" w14:textId="77777777" w:rsidR="005A3258" w:rsidRPr="0015009F" w:rsidRDefault="005A3258" w:rsidP="004028C9">
      <w:pPr>
        <w:spacing w:after="0" w:line="240" w:lineRule="auto"/>
        <w:jc w:val="both"/>
        <w:rPr>
          <w:rFonts w:cstheme="minorHAnsi"/>
          <w:b/>
        </w:rPr>
      </w:pPr>
      <w:r w:rsidRPr="0015009F">
        <w:rPr>
          <w:rFonts w:cstheme="minorHAnsi"/>
          <w:b/>
        </w:rPr>
        <w:lastRenderedPageBreak/>
        <w:t>Openin</w:t>
      </w:r>
      <w:r>
        <w:rPr>
          <w:rFonts w:cstheme="minorHAnsi"/>
          <w:b/>
        </w:rPr>
        <w:t>g</w:t>
      </w:r>
    </w:p>
    <w:p w14:paraId="400B4069" w14:textId="77777777" w:rsidR="005A3258" w:rsidRPr="0015009F" w:rsidRDefault="005A3258" w:rsidP="004028C9">
      <w:pPr>
        <w:spacing w:after="0" w:line="240" w:lineRule="auto"/>
        <w:jc w:val="both"/>
        <w:rPr>
          <w:rFonts w:cstheme="minorHAnsi"/>
        </w:rPr>
      </w:pPr>
      <w:r w:rsidRPr="0015009F">
        <w:rPr>
          <w:rFonts w:cstheme="minorHAnsi"/>
        </w:rPr>
        <w:t xml:space="preserve">With the palm of each hand, rub your chest in a circular motion, crossing your palms over the sternum. While rubbing, breathe deeply and repeat this statement after me: </w:t>
      </w:r>
    </w:p>
    <w:p w14:paraId="0AB2C607" w14:textId="77777777" w:rsidR="005A3258" w:rsidRPr="0015009F" w:rsidRDefault="005A3258" w:rsidP="004028C9">
      <w:pPr>
        <w:spacing w:after="0" w:line="240" w:lineRule="auto"/>
        <w:jc w:val="both"/>
        <w:rPr>
          <w:rFonts w:cstheme="minorHAnsi"/>
        </w:rPr>
      </w:pPr>
    </w:p>
    <w:p w14:paraId="0763B1C5" w14:textId="77777777" w:rsidR="005A3258" w:rsidRPr="0015009F" w:rsidRDefault="005A3258" w:rsidP="004028C9">
      <w:pPr>
        <w:widowControl w:val="0"/>
        <w:spacing w:after="0" w:line="240" w:lineRule="auto"/>
        <w:jc w:val="both"/>
        <w:rPr>
          <w:rFonts w:cstheme="minorHAnsi"/>
          <w:i/>
        </w:rPr>
      </w:pPr>
      <w:r w:rsidRPr="0015009F">
        <w:rPr>
          <w:rFonts w:cstheme="minorHAnsi"/>
          <w:i/>
        </w:rPr>
        <w:t>I fully and completely accept myself as I am today. (Read 3 times, pausing for 3 seconds after each reading)</w:t>
      </w:r>
    </w:p>
    <w:p w14:paraId="16A78106" w14:textId="77777777" w:rsidR="005A3258" w:rsidRPr="0015009F" w:rsidRDefault="005A3258" w:rsidP="004028C9">
      <w:pPr>
        <w:spacing w:after="0" w:line="240" w:lineRule="auto"/>
        <w:jc w:val="both"/>
        <w:rPr>
          <w:rFonts w:cstheme="minorHAnsi"/>
        </w:rPr>
      </w:pPr>
    </w:p>
    <w:p w14:paraId="330D8E55" w14:textId="77777777" w:rsidR="005A3258" w:rsidRPr="0015009F" w:rsidRDefault="005A3258" w:rsidP="004028C9">
      <w:pPr>
        <w:tabs>
          <w:tab w:val="left" w:pos="357"/>
        </w:tabs>
        <w:spacing w:after="0" w:line="240" w:lineRule="auto"/>
        <w:jc w:val="both"/>
        <w:rPr>
          <w:rFonts w:cstheme="minorHAnsi"/>
        </w:rPr>
      </w:pPr>
      <w:r>
        <w:rPr>
          <w:rFonts w:cstheme="minorHAnsi"/>
        </w:rPr>
        <w:t>Remember</w:t>
      </w:r>
      <w:r w:rsidRPr="0015009F">
        <w:rPr>
          <w:rFonts w:cstheme="minorHAnsi"/>
        </w:rPr>
        <w:t xml:space="preserve"> to breathe deeply</w:t>
      </w:r>
      <w:r>
        <w:rPr>
          <w:rFonts w:cstheme="minorHAnsi"/>
        </w:rPr>
        <w:t xml:space="preserve"> as you tap</w:t>
      </w:r>
      <w:r w:rsidRPr="0015009F">
        <w:rPr>
          <w:rFonts w:cstheme="minorHAnsi"/>
        </w:rPr>
        <w:t xml:space="preserve">. </w:t>
      </w:r>
    </w:p>
    <w:p w14:paraId="2A1A33D6" w14:textId="77777777" w:rsidR="005A3258" w:rsidRPr="0015009F" w:rsidRDefault="005A3258" w:rsidP="004028C9">
      <w:pPr>
        <w:tabs>
          <w:tab w:val="left" w:pos="357"/>
        </w:tabs>
        <w:spacing w:after="0" w:line="240" w:lineRule="auto"/>
        <w:jc w:val="both"/>
        <w:rPr>
          <w:rFonts w:cstheme="minorHAnsi"/>
        </w:rPr>
      </w:pPr>
    </w:p>
    <w:p w14:paraId="4A43743B" w14:textId="7684BB1C" w:rsidR="005A3258" w:rsidRPr="0015009F" w:rsidRDefault="005A3258" w:rsidP="004028C9">
      <w:pPr>
        <w:pStyle w:val="ListParagraph"/>
        <w:numPr>
          <w:ilvl w:val="0"/>
          <w:numId w:val="22"/>
        </w:numPr>
        <w:tabs>
          <w:tab w:val="left" w:pos="357"/>
        </w:tabs>
        <w:ind w:left="714" w:hanging="357"/>
        <w:rPr>
          <w:rFonts w:cstheme="minorHAnsi"/>
          <w:i/>
        </w:rPr>
      </w:pPr>
      <w:r w:rsidRPr="0015009F">
        <w:rPr>
          <w:rFonts w:cstheme="minorHAnsi"/>
          <w:i/>
        </w:rPr>
        <w:t xml:space="preserve">Using the three middle fingers of each hand, tap gently on the orbital bones under your eyes. </w:t>
      </w:r>
      <w:r w:rsidRPr="004D65DA">
        <w:rPr>
          <w:rFonts w:cstheme="minorHAnsi"/>
          <w:i/>
          <w:highlight w:val="yellow"/>
        </w:rPr>
        <w:t>(Repeat)</w:t>
      </w:r>
      <w:ins w:id="3" w:author="Nancy Diven" w:date="2022-04-04T15:08:00Z">
        <w:r w:rsidR="004D65DA">
          <w:rPr>
            <w:rFonts w:cstheme="minorHAnsi"/>
            <w:i/>
          </w:rPr>
          <w:t xml:space="preserve"> Delete this</w:t>
        </w:r>
      </w:ins>
      <w:r w:rsidRPr="0015009F" w:rsidDel="00760F15">
        <w:rPr>
          <w:rFonts w:cstheme="minorHAnsi"/>
          <w:i/>
        </w:rPr>
        <w:t xml:space="preserve"> </w:t>
      </w:r>
      <w:r w:rsidRPr="0015009F">
        <w:rPr>
          <w:rFonts w:cstheme="minorHAnsi"/>
        </w:rPr>
        <w:t xml:space="preserve">Read your healing statement out loud and then breathe deeply as you tap: </w:t>
      </w:r>
      <w:r w:rsidRPr="0015009F">
        <w:rPr>
          <w:rFonts w:cstheme="minorHAnsi"/>
          <w:b/>
          <w:i/>
        </w:rPr>
        <w:t>“My problem is . . ., and when I think of that,</w:t>
      </w:r>
      <w:r w:rsidRPr="0015009F">
        <w:rPr>
          <w:rFonts w:cstheme="minorHAnsi"/>
          <w:b/>
          <w:i/>
          <w:color w:val="FF0000"/>
        </w:rPr>
        <w:t xml:space="preserve"> </w:t>
      </w:r>
      <w:r w:rsidRPr="0015009F">
        <w:rPr>
          <w:rFonts w:cstheme="minorHAnsi"/>
          <w:b/>
          <w:i/>
        </w:rPr>
        <w:t xml:space="preserve">I feel . . .” </w:t>
      </w:r>
      <w:r w:rsidRPr="0015009F">
        <w:rPr>
          <w:rFonts w:cstheme="minorHAnsi"/>
          <w:i/>
        </w:rPr>
        <w:t>(</w:t>
      </w:r>
      <w:r>
        <w:rPr>
          <w:rFonts w:cstheme="minorHAnsi"/>
          <w:i/>
        </w:rPr>
        <w:t>Tap</w:t>
      </w:r>
      <w:r w:rsidRPr="0015009F">
        <w:rPr>
          <w:rFonts w:cstheme="minorHAnsi"/>
          <w:i/>
        </w:rPr>
        <w:t xml:space="preserve"> for </w:t>
      </w:r>
      <w:r>
        <w:rPr>
          <w:rFonts w:cstheme="minorHAnsi"/>
          <w:i/>
        </w:rPr>
        <w:t>2</w:t>
      </w:r>
      <w:r w:rsidRPr="0015009F">
        <w:rPr>
          <w:rFonts w:cstheme="minorHAnsi"/>
          <w:i/>
        </w:rPr>
        <w:t>0 seconds)</w:t>
      </w:r>
    </w:p>
    <w:p w14:paraId="18CECCF5" w14:textId="77777777" w:rsidR="005A3258" w:rsidRPr="0015009F" w:rsidRDefault="005A3258" w:rsidP="004028C9">
      <w:pPr>
        <w:tabs>
          <w:tab w:val="left" w:pos="357"/>
        </w:tabs>
        <w:spacing w:after="0" w:line="240" w:lineRule="auto"/>
        <w:jc w:val="both"/>
        <w:rPr>
          <w:rFonts w:cstheme="minorHAnsi"/>
        </w:rPr>
      </w:pPr>
    </w:p>
    <w:p w14:paraId="50999E75" w14:textId="2B2DAA4B" w:rsidR="005A3258" w:rsidRPr="0015009F" w:rsidRDefault="005A3258" w:rsidP="004028C9">
      <w:pPr>
        <w:pStyle w:val="ListParagraph"/>
        <w:numPr>
          <w:ilvl w:val="0"/>
          <w:numId w:val="22"/>
        </w:numPr>
        <w:tabs>
          <w:tab w:val="left" w:pos="357"/>
        </w:tabs>
        <w:ind w:left="714" w:hanging="357"/>
        <w:rPr>
          <w:rFonts w:cstheme="minorHAnsi"/>
          <w:i/>
        </w:rPr>
      </w:pPr>
      <w:r w:rsidRPr="0015009F">
        <w:rPr>
          <w:rFonts w:cstheme="minorHAnsi"/>
        </w:rPr>
        <w:t xml:space="preserve">Now, </w:t>
      </w:r>
      <w:r w:rsidRPr="004D65DA">
        <w:rPr>
          <w:rFonts w:cstheme="minorHAnsi"/>
          <w:highlight w:val="yellow"/>
        </w:rPr>
        <w:t>under your</w:t>
      </w:r>
      <w:r w:rsidRPr="0015009F">
        <w:rPr>
          <w:rFonts w:cstheme="minorHAnsi"/>
        </w:rPr>
        <w:t xml:space="preserve"> </w:t>
      </w:r>
      <w:ins w:id="4" w:author="Nancy Diven" w:date="2022-04-04T15:08:00Z">
        <w:r w:rsidR="004D65DA">
          <w:rPr>
            <w:rFonts w:cstheme="minorHAnsi"/>
          </w:rPr>
          <w:t>Italics</w:t>
        </w:r>
      </w:ins>
      <w:ins w:id="5" w:author="Nancy Diven" w:date="2022-04-04T15:09:00Z">
        <w:r w:rsidR="004D65DA">
          <w:rPr>
            <w:rFonts w:cstheme="minorHAnsi"/>
          </w:rPr>
          <w:t xml:space="preserve">? </w:t>
        </w:r>
      </w:ins>
      <w:r w:rsidRPr="0015009F">
        <w:rPr>
          <w:rFonts w:cstheme="minorHAnsi"/>
        </w:rPr>
        <w:t xml:space="preserve">dominant arm, which is most often the right arm, find a point about four inches below the armpit. Massage this rather tender spot as you repeat your healing statement. Try not to worry about finding the exact location. </w:t>
      </w:r>
      <w:r w:rsidRPr="0015009F">
        <w:rPr>
          <w:rFonts w:cstheme="minorHAnsi"/>
          <w:i/>
        </w:rPr>
        <w:t>(</w:t>
      </w:r>
      <w:r>
        <w:rPr>
          <w:rFonts w:cstheme="minorHAnsi"/>
          <w:i/>
        </w:rPr>
        <w:t>Tap</w:t>
      </w:r>
      <w:r w:rsidRPr="0015009F">
        <w:rPr>
          <w:rFonts w:cstheme="minorHAnsi"/>
          <w:i/>
        </w:rPr>
        <w:t xml:space="preserve"> for </w:t>
      </w:r>
      <w:r>
        <w:rPr>
          <w:rFonts w:cstheme="minorHAnsi"/>
          <w:i/>
        </w:rPr>
        <w:t>2</w:t>
      </w:r>
      <w:r w:rsidRPr="0015009F">
        <w:rPr>
          <w:rFonts w:cstheme="minorHAnsi"/>
          <w:i/>
        </w:rPr>
        <w:t>0 seconds)</w:t>
      </w:r>
    </w:p>
    <w:p w14:paraId="3060C4F9" w14:textId="77777777" w:rsidR="005A3258" w:rsidRPr="0015009F" w:rsidRDefault="005A3258" w:rsidP="004028C9">
      <w:pPr>
        <w:tabs>
          <w:tab w:val="left" w:pos="357"/>
        </w:tabs>
        <w:spacing w:after="0" w:line="240" w:lineRule="auto"/>
        <w:jc w:val="both"/>
        <w:rPr>
          <w:rFonts w:cstheme="minorHAnsi"/>
        </w:rPr>
      </w:pPr>
    </w:p>
    <w:p w14:paraId="0B714F77" w14:textId="77777777" w:rsidR="005A3258" w:rsidRPr="0015009F" w:rsidRDefault="005A3258" w:rsidP="004028C9">
      <w:pPr>
        <w:pStyle w:val="ListParagraph"/>
        <w:numPr>
          <w:ilvl w:val="0"/>
          <w:numId w:val="22"/>
        </w:numPr>
        <w:tabs>
          <w:tab w:val="left" w:pos="357"/>
        </w:tabs>
        <w:rPr>
          <w:rFonts w:cstheme="minorHAnsi"/>
          <w:i/>
        </w:rPr>
      </w:pPr>
      <w:r w:rsidRPr="0015009F">
        <w:rPr>
          <w:rFonts w:cstheme="minorHAnsi"/>
        </w:rPr>
        <w:t xml:space="preserve">Pause. With the palm of each hand facing you, push your little fingers away from you and bring your two ring fingers together so that they touch each other. </w:t>
      </w:r>
      <w:r w:rsidRPr="0015009F">
        <w:rPr>
          <w:rFonts w:cstheme="minorHAnsi"/>
          <w:i/>
        </w:rPr>
        <w:t xml:space="preserve">Bring all the middle fingers together to form a kind of picket fence and tap on your brow, above your nose, with all six fingertips. </w:t>
      </w:r>
      <w:r w:rsidRPr="0015009F">
        <w:rPr>
          <w:rFonts w:cstheme="minorHAnsi"/>
        </w:rPr>
        <w:t xml:space="preserve">Breathe, and repeat your statement. </w:t>
      </w:r>
      <w:r w:rsidRPr="0015009F">
        <w:rPr>
          <w:rFonts w:cstheme="minorHAnsi"/>
          <w:i/>
        </w:rPr>
        <w:t>(</w:t>
      </w:r>
      <w:r>
        <w:rPr>
          <w:rFonts w:cstheme="minorHAnsi"/>
          <w:i/>
        </w:rPr>
        <w:t>Tap</w:t>
      </w:r>
      <w:r w:rsidRPr="0015009F">
        <w:rPr>
          <w:rFonts w:cstheme="minorHAnsi"/>
          <w:i/>
        </w:rPr>
        <w:t xml:space="preserve"> for </w:t>
      </w:r>
      <w:r>
        <w:rPr>
          <w:rFonts w:cstheme="minorHAnsi"/>
          <w:i/>
        </w:rPr>
        <w:t>2</w:t>
      </w:r>
      <w:r w:rsidRPr="0015009F">
        <w:rPr>
          <w:rFonts w:cstheme="minorHAnsi"/>
          <w:i/>
        </w:rPr>
        <w:t>0 seconds)</w:t>
      </w:r>
    </w:p>
    <w:p w14:paraId="150234E4" w14:textId="77777777" w:rsidR="005A3258" w:rsidRPr="0015009F" w:rsidRDefault="005A3258" w:rsidP="004028C9">
      <w:pPr>
        <w:tabs>
          <w:tab w:val="left" w:pos="357"/>
        </w:tabs>
        <w:spacing w:after="0" w:line="240" w:lineRule="auto"/>
        <w:jc w:val="both"/>
        <w:rPr>
          <w:rFonts w:cstheme="minorHAnsi"/>
        </w:rPr>
      </w:pPr>
    </w:p>
    <w:p w14:paraId="10B3CC33" w14:textId="77777777" w:rsidR="005A3258" w:rsidRPr="0015009F" w:rsidRDefault="005A3258" w:rsidP="004028C9">
      <w:pPr>
        <w:pStyle w:val="ListParagraph"/>
        <w:numPr>
          <w:ilvl w:val="0"/>
          <w:numId w:val="22"/>
        </w:numPr>
        <w:tabs>
          <w:tab w:val="left" w:pos="357"/>
        </w:tabs>
        <w:rPr>
          <w:rFonts w:cstheme="minorHAnsi"/>
          <w:i/>
        </w:rPr>
      </w:pPr>
      <w:r w:rsidRPr="0015009F">
        <w:rPr>
          <w:rFonts w:cstheme="minorHAnsi"/>
        </w:rPr>
        <w:t xml:space="preserve">Locate your collarbone and follow it out to your shoulder joints. Drop down about two inches into the crevice between your shoulders and chest muscles. </w:t>
      </w:r>
      <w:r w:rsidRPr="004D65DA">
        <w:rPr>
          <w:rFonts w:cstheme="minorHAnsi"/>
          <w:highlight w:val="yellow"/>
          <w:rPrChange w:id="6" w:author="Nancy Diven" w:date="2022-04-04T15:09:00Z">
            <w:rPr>
              <w:rFonts w:cstheme="minorHAnsi"/>
            </w:rPr>
          </w:rPrChange>
        </w:rPr>
        <w:t>Massage these two points and repeat your statement.</w:t>
      </w:r>
      <w:r w:rsidRPr="0015009F">
        <w:rPr>
          <w:rFonts w:cstheme="minorHAnsi"/>
        </w:rPr>
        <w:t xml:space="preserve"> You might find it easier to cross your arms over your chest while you do this. Breathe. </w:t>
      </w:r>
      <w:r w:rsidRPr="0015009F">
        <w:rPr>
          <w:rFonts w:cstheme="minorHAnsi"/>
          <w:i/>
        </w:rPr>
        <w:t>(</w:t>
      </w:r>
      <w:r>
        <w:rPr>
          <w:rFonts w:cstheme="minorHAnsi"/>
          <w:i/>
        </w:rPr>
        <w:t>Tap</w:t>
      </w:r>
      <w:r w:rsidRPr="0015009F">
        <w:rPr>
          <w:rFonts w:cstheme="minorHAnsi"/>
          <w:i/>
        </w:rPr>
        <w:t xml:space="preserve"> for </w:t>
      </w:r>
      <w:r>
        <w:rPr>
          <w:rFonts w:cstheme="minorHAnsi"/>
          <w:i/>
        </w:rPr>
        <w:t>2</w:t>
      </w:r>
      <w:r w:rsidRPr="0015009F">
        <w:rPr>
          <w:rFonts w:cstheme="minorHAnsi"/>
          <w:i/>
        </w:rPr>
        <w:t>0 seconds)</w:t>
      </w:r>
    </w:p>
    <w:p w14:paraId="5CAD6AEF" w14:textId="77777777" w:rsidR="005A3258" w:rsidRPr="0015009F" w:rsidRDefault="005A3258" w:rsidP="004028C9">
      <w:pPr>
        <w:tabs>
          <w:tab w:val="left" w:pos="357"/>
        </w:tabs>
        <w:spacing w:after="0" w:line="240" w:lineRule="auto"/>
        <w:jc w:val="both"/>
        <w:rPr>
          <w:rFonts w:cstheme="minorHAnsi"/>
        </w:rPr>
      </w:pPr>
    </w:p>
    <w:p w14:paraId="03EC4BB0" w14:textId="77777777" w:rsidR="005A3258" w:rsidRPr="0015009F" w:rsidRDefault="005A3258" w:rsidP="004028C9">
      <w:pPr>
        <w:pStyle w:val="ListParagraph"/>
        <w:numPr>
          <w:ilvl w:val="0"/>
          <w:numId w:val="22"/>
        </w:numPr>
        <w:tabs>
          <w:tab w:val="left" w:pos="357"/>
        </w:tabs>
        <w:rPr>
          <w:rFonts w:cstheme="minorHAnsi"/>
          <w:i/>
        </w:rPr>
      </w:pPr>
      <w:r w:rsidRPr="0015009F">
        <w:rPr>
          <w:rFonts w:cstheme="minorHAnsi"/>
        </w:rPr>
        <w:t xml:space="preserve">Now, follow your collarbone back to the sternum. </w:t>
      </w:r>
      <w:r w:rsidRPr="004D65DA">
        <w:rPr>
          <w:rFonts w:cstheme="minorHAnsi"/>
          <w:highlight w:val="yellow"/>
          <w:rPrChange w:id="7" w:author="Nancy Diven" w:date="2022-04-04T15:09:00Z">
            <w:rPr>
              <w:rFonts w:cstheme="minorHAnsi"/>
            </w:rPr>
          </w:rPrChange>
        </w:rPr>
        <w:t>Drop down about two inches on each side of the sternum and tap or massage the space between your ribs</w:t>
      </w:r>
      <w:r w:rsidRPr="0015009F">
        <w:rPr>
          <w:rFonts w:cstheme="minorHAnsi"/>
        </w:rPr>
        <w:t>. Repeat your statement</w:t>
      </w:r>
      <w:r>
        <w:rPr>
          <w:rFonts w:cstheme="minorHAnsi"/>
        </w:rPr>
        <w:t xml:space="preserve"> </w:t>
      </w:r>
      <w:r w:rsidRPr="0015009F">
        <w:rPr>
          <w:rFonts w:cstheme="minorHAnsi"/>
        </w:rPr>
        <w:t xml:space="preserve">and breathe. </w:t>
      </w:r>
      <w:r w:rsidRPr="0015009F">
        <w:rPr>
          <w:rFonts w:cstheme="minorHAnsi"/>
          <w:i/>
        </w:rPr>
        <w:t>(</w:t>
      </w:r>
      <w:r>
        <w:rPr>
          <w:rFonts w:cstheme="minorHAnsi"/>
          <w:i/>
        </w:rPr>
        <w:t>Tap</w:t>
      </w:r>
      <w:r w:rsidRPr="0015009F">
        <w:rPr>
          <w:rFonts w:cstheme="minorHAnsi"/>
          <w:i/>
        </w:rPr>
        <w:t xml:space="preserve"> for </w:t>
      </w:r>
      <w:r>
        <w:rPr>
          <w:rFonts w:cstheme="minorHAnsi"/>
          <w:i/>
        </w:rPr>
        <w:t>2</w:t>
      </w:r>
      <w:r w:rsidRPr="0015009F">
        <w:rPr>
          <w:rFonts w:cstheme="minorHAnsi"/>
          <w:i/>
        </w:rPr>
        <w:t>0 seconds)</w:t>
      </w:r>
    </w:p>
    <w:p w14:paraId="1B2051E4" w14:textId="77777777" w:rsidR="005A3258" w:rsidRPr="0015009F" w:rsidRDefault="005A3258" w:rsidP="004028C9">
      <w:pPr>
        <w:tabs>
          <w:tab w:val="left" w:pos="357"/>
        </w:tabs>
        <w:spacing w:after="0" w:line="240" w:lineRule="auto"/>
        <w:ind w:left="360"/>
        <w:jc w:val="both"/>
        <w:rPr>
          <w:rFonts w:cstheme="minorHAnsi"/>
        </w:rPr>
      </w:pPr>
    </w:p>
    <w:p w14:paraId="41F25F16" w14:textId="77777777" w:rsidR="005A3258" w:rsidRPr="0015009F" w:rsidRDefault="005A3258" w:rsidP="004028C9">
      <w:pPr>
        <w:pStyle w:val="ListParagraph"/>
        <w:widowControl w:val="0"/>
        <w:numPr>
          <w:ilvl w:val="0"/>
          <w:numId w:val="23"/>
        </w:numPr>
        <w:tabs>
          <w:tab w:val="left" w:pos="357"/>
        </w:tabs>
        <w:ind w:left="714" w:hanging="357"/>
        <w:rPr>
          <w:rFonts w:cstheme="minorHAnsi"/>
        </w:rPr>
      </w:pPr>
      <w:r w:rsidRPr="0015009F">
        <w:rPr>
          <w:rFonts w:cstheme="minorHAnsi"/>
        </w:rPr>
        <w:t>Move to the little finger of your left hand.</w:t>
      </w:r>
      <w:r w:rsidRPr="0015009F">
        <w:rPr>
          <w:rFonts w:cstheme="minorHAnsi"/>
          <w:i/>
        </w:rPr>
        <w:t xml:space="preserve"> With the three middle fingers of your right hand, tap on the inside edge of the left little finger, incorporating the edge of the fingernail. (Repeat)</w:t>
      </w:r>
      <w:r w:rsidRPr="0015009F">
        <w:rPr>
          <w:rFonts w:cstheme="minorHAnsi"/>
        </w:rPr>
        <w:t xml:space="preserve"> Repeat your statement</w:t>
      </w:r>
      <w:r>
        <w:rPr>
          <w:rFonts w:cstheme="minorHAnsi"/>
        </w:rPr>
        <w:t xml:space="preserve"> </w:t>
      </w:r>
      <w:r w:rsidRPr="0015009F">
        <w:rPr>
          <w:rFonts w:cstheme="minorHAnsi"/>
        </w:rPr>
        <w:t xml:space="preserve">and breathe. </w:t>
      </w:r>
      <w:r w:rsidRPr="0015009F">
        <w:rPr>
          <w:rFonts w:cstheme="minorHAnsi"/>
          <w:i/>
        </w:rPr>
        <w:t>(</w:t>
      </w:r>
      <w:r>
        <w:rPr>
          <w:rFonts w:cstheme="minorHAnsi"/>
          <w:i/>
        </w:rPr>
        <w:t>Tap</w:t>
      </w:r>
      <w:r w:rsidRPr="0015009F">
        <w:rPr>
          <w:rFonts w:cstheme="minorHAnsi"/>
          <w:i/>
        </w:rPr>
        <w:t xml:space="preserve"> for </w:t>
      </w:r>
      <w:r>
        <w:rPr>
          <w:rFonts w:cstheme="minorHAnsi"/>
          <w:i/>
        </w:rPr>
        <w:t>2</w:t>
      </w:r>
      <w:r w:rsidRPr="0015009F">
        <w:rPr>
          <w:rFonts w:cstheme="minorHAnsi"/>
          <w:i/>
        </w:rPr>
        <w:t>0 seconds)</w:t>
      </w:r>
    </w:p>
    <w:p w14:paraId="0A369EDF" w14:textId="77777777" w:rsidR="005A3258" w:rsidRPr="0015009F" w:rsidRDefault="005A3258" w:rsidP="004028C9">
      <w:pPr>
        <w:tabs>
          <w:tab w:val="left" w:pos="357"/>
        </w:tabs>
        <w:spacing w:after="0" w:line="240" w:lineRule="auto"/>
        <w:jc w:val="both"/>
        <w:rPr>
          <w:rFonts w:cstheme="minorHAnsi"/>
        </w:rPr>
      </w:pPr>
    </w:p>
    <w:p w14:paraId="6C797640" w14:textId="77777777" w:rsidR="005A3258" w:rsidRPr="0015009F" w:rsidRDefault="005A3258" w:rsidP="004028C9">
      <w:pPr>
        <w:pStyle w:val="ListParagraph"/>
        <w:numPr>
          <w:ilvl w:val="0"/>
          <w:numId w:val="22"/>
        </w:numPr>
        <w:tabs>
          <w:tab w:val="left" w:pos="357"/>
        </w:tabs>
        <w:ind w:left="714" w:hanging="357"/>
        <w:rPr>
          <w:rFonts w:cstheme="minorHAnsi"/>
          <w:i/>
        </w:rPr>
      </w:pPr>
      <w:r w:rsidRPr="0015009F">
        <w:rPr>
          <w:rFonts w:cstheme="minorHAnsi"/>
        </w:rPr>
        <w:t>Pause. Take a deep breath and sip some water. On a scale of one to ten, how distressing is the problem or trigger event now? Jot down the number for your reference.</w:t>
      </w:r>
      <w:r w:rsidRPr="0015009F">
        <w:rPr>
          <w:rFonts w:cstheme="minorHAnsi"/>
          <w:i/>
        </w:rPr>
        <w:t xml:space="preserve"> </w:t>
      </w:r>
    </w:p>
    <w:p w14:paraId="5014151E" w14:textId="77777777" w:rsidR="005A3258" w:rsidRDefault="005A3258" w:rsidP="004028C9">
      <w:pPr>
        <w:widowControl w:val="0"/>
        <w:spacing w:after="0" w:line="240" w:lineRule="auto"/>
        <w:jc w:val="both"/>
        <w:rPr>
          <w:rFonts w:eastAsia="Times New Roman" w:cstheme="minorHAnsi"/>
          <w:bCs/>
          <w:color w:val="000000"/>
          <w:sz w:val="32"/>
          <w:szCs w:val="32"/>
        </w:rPr>
      </w:pPr>
    </w:p>
    <w:p w14:paraId="3A6DA787" w14:textId="4D65A913" w:rsidR="005A3258" w:rsidRPr="00CD0C84" w:rsidRDefault="005A3258" w:rsidP="004028C9">
      <w:pPr>
        <w:widowControl w:val="0"/>
        <w:spacing w:after="0" w:line="240" w:lineRule="auto"/>
        <w:jc w:val="both"/>
        <w:rPr>
          <w:rFonts w:eastAsia="Times New Roman" w:cstheme="minorHAnsi"/>
          <w:b/>
          <w:color w:val="000000"/>
          <w:sz w:val="30"/>
          <w:szCs w:val="30"/>
        </w:rPr>
      </w:pPr>
      <w:r w:rsidRPr="00CD0C84">
        <w:rPr>
          <w:rFonts w:eastAsia="Times New Roman" w:cstheme="minorHAnsi"/>
          <w:b/>
          <w:color w:val="000000"/>
          <w:sz w:val="30"/>
          <w:szCs w:val="30"/>
        </w:rPr>
        <w:t xml:space="preserve">Second Series </w:t>
      </w:r>
    </w:p>
    <w:p w14:paraId="0071F385" w14:textId="16F3F05B" w:rsidR="005A3258" w:rsidRPr="00440C32" w:rsidRDefault="005A3258" w:rsidP="004028C9">
      <w:pPr>
        <w:spacing w:after="0" w:line="240" w:lineRule="auto"/>
        <w:jc w:val="both"/>
      </w:pPr>
      <w:r>
        <w:t>Remember</w:t>
      </w:r>
      <w:r w:rsidRPr="00440C32">
        <w:t xml:space="preserve"> to breathe deeply as you </w:t>
      </w:r>
      <w:r>
        <w:t>tap</w:t>
      </w:r>
      <w:r w:rsidRPr="00440C32">
        <w:t>.</w:t>
      </w:r>
    </w:p>
    <w:p w14:paraId="2E97EBA4" w14:textId="77777777" w:rsidR="005A3258" w:rsidRDefault="005A3258" w:rsidP="004028C9">
      <w:pPr>
        <w:widowControl w:val="0"/>
        <w:spacing w:after="0" w:line="240" w:lineRule="auto"/>
        <w:jc w:val="both"/>
        <w:rPr>
          <w:rFonts w:eastAsia="Times New Roman" w:cstheme="minorHAnsi"/>
          <w:b/>
          <w:color w:val="000000"/>
        </w:rPr>
      </w:pPr>
    </w:p>
    <w:p w14:paraId="1537C082" w14:textId="139CEA7A" w:rsidR="005A3258" w:rsidRPr="00004C28" w:rsidRDefault="005A3258" w:rsidP="004028C9">
      <w:pPr>
        <w:pStyle w:val="ListParagraph"/>
        <w:numPr>
          <w:ilvl w:val="0"/>
          <w:numId w:val="24"/>
        </w:numPr>
        <w:tabs>
          <w:tab w:val="left" w:pos="357"/>
        </w:tabs>
        <w:ind w:left="714" w:hanging="357"/>
        <w:rPr>
          <w:rFonts w:eastAsia="Times New Roman" w:cstheme="minorHAnsi"/>
        </w:rPr>
      </w:pPr>
      <w:r w:rsidRPr="00491DE6">
        <w:rPr>
          <w:rFonts w:eastAsia="Times New Roman" w:cstheme="minorHAnsi"/>
        </w:rPr>
        <w:t xml:space="preserve">Say your healing statement out loud. </w:t>
      </w:r>
      <w:r w:rsidRPr="00491DE6">
        <w:rPr>
          <w:rFonts w:eastAsia="Times New Roman" w:cstheme="minorHAnsi"/>
          <w:i/>
        </w:rPr>
        <w:t xml:space="preserve"> </w:t>
      </w:r>
    </w:p>
    <w:p w14:paraId="16E0F69C" w14:textId="77777777" w:rsidR="005A3258" w:rsidRPr="00004C28" w:rsidRDefault="005A3258" w:rsidP="004028C9">
      <w:pPr>
        <w:tabs>
          <w:tab w:val="left" w:pos="357"/>
        </w:tabs>
        <w:spacing w:after="0" w:line="240" w:lineRule="auto"/>
        <w:ind w:left="357"/>
        <w:jc w:val="both"/>
        <w:rPr>
          <w:rFonts w:eastAsia="Times New Roman" w:cstheme="minorHAnsi"/>
        </w:rPr>
      </w:pPr>
    </w:p>
    <w:p w14:paraId="4F61836B" w14:textId="3CA05C93" w:rsidR="005A3258" w:rsidRPr="005128D4" w:rsidRDefault="005A3258" w:rsidP="004028C9">
      <w:pPr>
        <w:pStyle w:val="ListParagraph"/>
        <w:numPr>
          <w:ilvl w:val="0"/>
          <w:numId w:val="24"/>
        </w:numPr>
        <w:tabs>
          <w:tab w:val="left" w:pos="357"/>
        </w:tabs>
        <w:ind w:left="714" w:hanging="357"/>
        <w:rPr>
          <w:rFonts w:eastAsia="Times New Roman" w:cstheme="minorHAnsi"/>
        </w:rPr>
      </w:pPr>
      <w:r w:rsidRPr="00CC0F77">
        <w:rPr>
          <w:rFonts w:eastAsia="Times New Roman" w:cstheme="minorHAnsi"/>
        </w:rPr>
        <w:t>Now</w:t>
      </w:r>
      <w:r w:rsidRPr="005128D4">
        <w:rPr>
          <w:rFonts w:eastAsia="Times New Roman" w:cstheme="minorHAnsi"/>
        </w:rPr>
        <w:t xml:space="preserve">, </w:t>
      </w:r>
      <w:r w:rsidRPr="005128D4">
        <w:rPr>
          <w:rFonts w:eastAsia="Times New Roman" w:cstheme="minorHAnsi"/>
          <w:i/>
        </w:rPr>
        <w:t>using the three middle fingers of your right hand, gently tap on the back of your left hand between the tendons of your little finger and your ring finger.</w:t>
      </w:r>
      <w:r w:rsidRPr="005128D4">
        <w:rPr>
          <w:rFonts w:eastAsia="Times New Roman" w:cstheme="minorHAnsi"/>
        </w:rPr>
        <w:t xml:space="preserve"> </w:t>
      </w:r>
      <w:r w:rsidRPr="005128D4">
        <w:rPr>
          <w:rFonts w:eastAsia="Times New Roman" w:cstheme="minorHAnsi"/>
          <w:i/>
        </w:rPr>
        <w:t>(Repeat)</w:t>
      </w:r>
      <w:r w:rsidRPr="005128D4">
        <w:rPr>
          <w:rFonts w:eastAsia="Times New Roman" w:cstheme="minorHAnsi"/>
        </w:rPr>
        <w:t xml:space="preserve"> While you are tapping, breathe </w:t>
      </w:r>
      <w:r w:rsidRPr="00C15CBA">
        <w:rPr>
          <w:rFonts w:eastAsia="Times New Roman" w:cstheme="minorHAnsi"/>
        </w:rPr>
        <w:t>deeply</w:t>
      </w:r>
      <w:r w:rsidRPr="00B550D8">
        <w:rPr>
          <w:rFonts w:eastAsia="Times New Roman" w:cstheme="minorHAnsi"/>
        </w:rPr>
        <w:t xml:space="preserve"> a</w:t>
      </w:r>
      <w:r w:rsidRPr="00C15CBA">
        <w:rPr>
          <w:rFonts w:eastAsia="Times New Roman" w:cstheme="minorHAnsi"/>
        </w:rPr>
        <w:t>nd</w:t>
      </w:r>
      <w:r w:rsidRPr="005128D4">
        <w:rPr>
          <w:rFonts w:eastAsia="Times New Roman" w:cstheme="minorHAnsi"/>
        </w:rPr>
        <w:t xml:space="preserve"> say your healing statement out loud one more time. </w:t>
      </w:r>
      <w:r w:rsidRPr="005128D4">
        <w:rPr>
          <w:rFonts w:eastAsia="Times New Roman" w:cstheme="minorHAnsi"/>
          <w:i/>
        </w:rPr>
        <w:t>(</w:t>
      </w:r>
      <w:r>
        <w:rPr>
          <w:rFonts w:eastAsia="Times New Roman" w:cstheme="minorHAnsi"/>
          <w:i/>
        </w:rPr>
        <w:t>Tap for 10 seconds)</w:t>
      </w:r>
    </w:p>
    <w:p w14:paraId="6AFB7FAA" w14:textId="77777777" w:rsidR="005A3258" w:rsidRPr="005128D4" w:rsidRDefault="005A3258" w:rsidP="004028C9">
      <w:pPr>
        <w:spacing w:after="0" w:line="240" w:lineRule="auto"/>
        <w:jc w:val="both"/>
        <w:rPr>
          <w:rFonts w:eastAsia="Times New Roman" w:cstheme="minorHAnsi"/>
          <w:b/>
          <w:color w:val="000000"/>
        </w:rPr>
      </w:pPr>
    </w:p>
    <w:p w14:paraId="4D5D928B" w14:textId="77777777" w:rsidR="005A3258" w:rsidRPr="005128D4" w:rsidRDefault="005A3258" w:rsidP="004028C9">
      <w:pPr>
        <w:spacing w:after="0" w:line="240" w:lineRule="auto"/>
        <w:jc w:val="both"/>
        <w:rPr>
          <w:rFonts w:eastAsia="Times New Roman" w:cstheme="minorHAnsi"/>
          <w:color w:val="000000"/>
        </w:rPr>
      </w:pPr>
      <w:r w:rsidRPr="005128D4">
        <w:rPr>
          <w:rFonts w:eastAsia="Times New Roman" w:cstheme="minorHAnsi"/>
          <w:color w:val="000000"/>
        </w:rPr>
        <w:lastRenderedPageBreak/>
        <w:t xml:space="preserve">We are now going to do an eye movement exercise. Keep your head still </w:t>
      </w:r>
      <w:bookmarkStart w:id="8" w:name="_Hlk509840706"/>
      <w:r>
        <w:rPr>
          <w:rFonts w:eastAsia="Times New Roman" w:cstheme="minorHAnsi"/>
          <w:color w:val="000000"/>
        </w:rPr>
        <w:t>and only move your eyes</w:t>
      </w:r>
      <w:bookmarkEnd w:id="8"/>
      <w:r w:rsidRPr="005128D4">
        <w:rPr>
          <w:rFonts w:eastAsia="Times New Roman" w:cstheme="minorHAnsi"/>
          <w:color w:val="000000"/>
        </w:rPr>
        <w:t>. Breathe deeply and continue to tap the back of your hand while you follow these directions:</w:t>
      </w:r>
    </w:p>
    <w:p w14:paraId="19CBCD05" w14:textId="77777777" w:rsidR="005A3258" w:rsidRPr="005128D4" w:rsidRDefault="005A3258" w:rsidP="004028C9">
      <w:pPr>
        <w:spacing w:after="0" w:line="240" w:lineRule="auto"/>
        <w:jc w:val="both"/>
        <w:rPr>
          <w:rFonts w:eastAsia="Times New Roman" w:cstheme="minorHAnsi"/>
          <w:color w:val="000000"/>
        </w:rPr>
      </w:pPr>
    </w:p>
    <w:p w14:paraId="3A84E939" w14:textId="3C1CAC8A" w:rsidR="005A3258" w:rsidRDefault="005A3258" w:rsidP="00CD0C84">
      <w:pPr>
        <w:pStyle w:val="ListParagraph"/>
        <w:numPr>
          <w:ilvl w:val="0"/>
          <w:numId w:val="25"/>
        </w:numPr>
        <w:tabs>
          <w:tab w:val="left" w:pos="357"/>
        </w:tabs>
        <w:ind w:left="714" w:hanging="357"/>
        <w:rPr>
          <w:rFonts w:eastAsia="Times New Roman" w:cstheme="minorHAnsi"/>
          <w:color w:val="000000"/>
        </w:rPr>
      </w:pPr>
      <w:r w:rsidRPr="005128D4">
        <w:rPr>
          <w:rFonts w:eastAsia="Times New Roman" w:cstheme="minorHAnsi"/>
          <w:color w:val="000000"/>
        </w:rPr>
        <w:t xml:space="preserve">Focus your eyes straight ahead. </w:t>
      </w:r>
    </w:p>
    <w:p w14:paraId="33140ADE" w14:textId="77777777" w:rsidR="00CD0C84" w:rsidRPr="00CD0C84" w:rsidRDefault="00CD0C84" w:rsidP="00CD0C84">
      <w:pPr>
        <w:tabs>
          <w:tab w:val="left" w:pos="357"/>
        </w:tabs>
        <w:spacing w:after="0" w:line="240" w:lineRule="auto"/>
        <w:ind w:left="714"/>
        <w:rPr>
          <w:rFonts w:eastAsia="Times New Roman" w:cstheme="minorHAnsi"/>
          <w:color w:val="000000"/>
        </w:rPr>
      </w:pPr>
    </w:p>
    <w:p w14:paraId="17F3F039" w14:textId="47D93FBA" w:rsidR="005A3258" w:rsidRPr="00491DE6" w:rsidRDefault="005A3258" w:rsidP="00CD0C84">
      <w:pPr>
        <w:pStyle w:val="ListParagraph"/>
        <w:numPr>
          <w:ilvl w:val="0"/>
          <w:numId w:val="25"/>
        </w:numPr>
        <w:tabs>
          <w:tab w:val="left" w:pos="357"/>
        </w:tabs>
        <w:ind w:left="714" w:hanging="357"/>
        <w:rPr>
          <w:rFonts w:eastAsia="Times New Roman" w:cstheme="minorHAnsi"/>
          <w:color w:val="000000"/>
        </w:rPr>
      </w:pPr>
      <w:r w:rsidRPr="000955B4">
        <w:rPr>
          <w:rFonts w:eastAsia="Times New Roman" w:cstheme="minorHAnsi"/>
          <w:color w:val="000000"/>
        </w:rPr>
        <w:t xml:space="preserve">Now close your eyes while you continue to </w:t>
      </w:r>
      <w:r w:rsidRPr="00782E28">
        <w:rPr>
          <w:rFonts w:eastAsia="Times New Roman" w:cstheme="minorHAnsi"/>
          <w:color w:val="000000"/>
        </w:rPr>
        <w:t>tap a</w:t>
      </w:r>
      <w:r w:rsidRPr="000955B4">
        <w:rPr>
          <w:rFonts w:eastAsia="Times New Roman" w:cstheme="minorHAnsi"/>
          <w:color w:val="000000"/>
        </w:rPr>
        <w:t xml:space="preserve">nd breathe. </w:t>
      </w:r>
    </w:p>
    <w:p w14:paraId="04537D3F" w14:textId="77777777" w:rsidR="005A3258" w:rsidRPr="00491DE6" w:rsidRDefault="005A3258" w:rsidP="004028C9">
      <w:pPr>
        <w:spacing w:after="0" w:line="240" w:lineRule="auto"/>
        <w:ind w:left="714"/>
        <w:jc w:val="both"/>
        <w:rPr>
          <w:rFonts w:eastAsia="Times New Roman" w:cstheme="minorHAnsi"/>
          <w:color w:val="000000"/>
        </w:rPr>
      </w:pPr>
    </w:p>
    <w:p w14:paraId="11F898C1" w14:textId="746EA267" w:rsidR="005A3258" w:rsidRPr="00491DE6" w:rsidRDefault="005A3258" w:rsidP="004028C9">
      <w:pPr>
        <w:pStyle w:val="ListParagraph"/>
        <w:numPr>
          <w:ilvl w:val="0"/>
          <w:numId w:val="25"/>
        </w:numPr>
        <w:tabs>
          <w:tab w:val="left" w:pos="357"/>
        </w:tabs>
        <w:ind w:left="714" w:hanging="357"/>
        <w:rPr>
          <w:rFonts w:eastAsia="Times New Roman" w:cstheme="minorHAnsi"/>
          <w:color w:val="000000"/>
        </w:rPr>
      </w:pPr>
      <w:r w:rsidRPr="000955B4">
        <w:rPr>
          <w:rFonts w:eastAsia="Times New Roman" w:cstheme="minorHAnsi"/>
          <w:color w:val="000000"/>
        </w:rPr>
        <w:t xml:space="preserve">Open your eyes </w:t>
      </w:r>
      <w:r>
        <w:rPr>
          <w:rFonts w:eastAsia="Times New Roman" w:cstheme="minorHAnsi"/>
          <w:color w:val="000000"/>
        </w:rPr>
        <w:t xml:space="preserve">again </w:t>
      </w:r>
      <w:r w:rsidRPr="000955B4">
        <w:rPr>
          <w:rFonts w:eastAsia="Times New Roman" w:cstheme="minorHAnsi"/>
          <w:color w:val="000000"/>
        </w:rPr>
        <w:t>and</w:t>
      </w:r>
      <w:r>
        <w:rPr>
          <w:rFonts w:eastAsia="Times New Roman" w:cstheme="minorHAnsi"/>
          <w:color w:val="000000"/>
        </w:rPr>
        <w:t>,</w:t>
      </w:r>
      <w:r w:rsidRPr="000955B4">
        <w:rPr>
          <w:rFonts w:eastAsia="Times New Roman" w:cstheme="minorHAnsi"/>
          <w:color w:val="000000"/>
        </w:rPr>
        <w:t xml:space="preserve"> without moving your head</w:t>
      </w:r>
      <w:r>
        <w:rPr>
          <w:rFonts w:eastAsia="Times New Roman" w:cstheme="minorHAnsi"/>
          <w:color w:val="000000"/>
        </w:rPr>
        <w:t>,</w:t>
      </w:r>
      <w:r w:rsidRPr="000955B4">
        <w:rPr>
          <w:rFonts w:eastAsia="Times New Roman" w:cstheme="minorHAnsi"/>
          <w:color w:val="000000"/>
        </w:rPr>
        <w:t xml:space="preserve"> look sharply down toward your </w:t>
      </w:r>
      <w:r>
        <w:rPr>
          <w:rFonts w:eastAsia="Times New Roman" w:cstheme="minorHAnsi"/>
          <w:color w:val="000000"/>
        </w:rPr>
        <w:t xml:space="preserve">right </w:t>
      </w:r>
      <w:r w:rsidRPr="000955B4">
        <w:rPr>
          <w:rFonts w:eastAsia="Times New Roman" w:cstheme="minorHAnsi"/>
          <w:color w:val="000000"/>
        </w:rPr>
        <w:t xml:space="preserve">hip or elbow for a few seconds. </w:t>
      </w:r>
    </w:p>
    <w:p w14:paraId="0908E6CE" w14:textId="77777777" w:rsidR="005A3258" w:rsidRPr="00491DE6" w:rsidRDefault="005A3258" w:rsidP="004028C9">
      <w:pPr>
        <w:pStyle w:val="ListParagraph"/>
        <w:rPr>
          <w:rFonts w:eastAsia="Times New Roman" w:cstheme="minorHAnsi"/>
          <w:color w:val="000000"/>
        </w:rPr>
      </w:pPr>
    </w:p>
    <w:p w14:paraId="358B1346" w14:textId="53592F78" w:rsidR="005A3258" w:rsidRPr="00CD0C84" w:rsidRDefault="005A3258" w:rsidP="004028C9">
      <w:pPr>
        <w:pStyle w:val="ListParagraph"/>
        <w:numPr>
          <w:ilvl w:val="0"/>
          <w:numId w:val="25"/>
        </w:numPr>
        <w:tabs>
          <w:tab w:val="left" w:pos="357"/>
        </w:tabs>
        <w:ind w:left="714" w:hanging="357"/>
        <w:rPr>
          <w:rFonts w:eastAsia="Times New Roman" w:cstheme="minorHAnsi"/>
          <w:iCs/>
          <w:color w:val="000000"/>
        </w:rPr>
      </w:pPr>
      <w:r w:rsidRPr="000955B4">
        <w:rPr>
          <w:rFonts w:eastAsia="Times New Roman" w:cstheme="minorHAnsi"/>
          <w:color w:val="000000"/>
        </w:rPr>
        <w:t xml:space="preserve">Now look sharply down toward your left side, again without moving your head. </w:t>
      </w:r>
    </w:p>
    <w:p w14:paraId="336F453D" w14:textId="77777777" w:rsidR="005A3258" w:rsidRPr="00DE424B" w:rsidRDefault="005A3258" w:rsidP="004028C9">
      <w:pPr>
        <w:pStyle w:val="ListParagraph"/>
        <w:rPr>
          <w:rFonts w:eastAsia="Times New Roman" w:cstheme="minorHAnsi"/>
          <w:color w:val="000000"/>
        </w:rPr>
      </w:pPr>
    </w:p>
    <w:p w14:paraId="266781F4" w14:textId="762D8A99" w:rsidR="005A3258" w:rsidRDefault="005A3258" w:rsidP="00CD0C84">
      <w:pPr>
        <w:pStyle w:val="ListParagraph"/>
        <w:numPr>
          <w:ilvl w:val="0"/>
          <w:numId w:val="25"/>
        </w:numPr>
        <w:tabs>
          <w:tab w:val="left" w:pos="357"/>
        </w:tabs>
        <w:ind w:left="714" w:hanging="357"/>
        <w:rPr>
          <w:rFonts w:eastAsia="Times New Roman" w:cstheme="minorHAnsi"/>
          <w:color w:val="000000"/>
        </w:rPr>
      </w:pPr>
      <w:r w:rsidRPr="005A3258">
        <w:rPr>
          <w:rFonts w:eastAsia="Times New Roman" w:cstheme="minorHAnsi"/>
          <w:color w:val="000000"/>
        </w:rPr>
        <w:t xml:space="preserve">Repeat this right and left eye movement two more times while you tap and breathe. </w:t>
      </w:r>
    </w:p>
    <w:p w14:paraId="2C87B27E" w14:textId="77777777" w:rsidR="00CD0C84" w:rsidRPr="00CD0C84" w:rsidRDefault="00CD0C84" w:rsidP="00CD0C84">
      <w:pPr>
        <w:pStyle w:val="ListParagraph"/>
        <w:rPr>
          <w:rFonts w:eastAsia="Times New Roman" w:cstheme="minorHAnsi"/>
          <w:color w:val="000000"/>
        </w:rPr>
      </w:pPr>
    </w:p>
    <w:p w14:paraId="01977DCF" w14:textId="0CCCAE2C" w:rsidR="005A3258" w:rsidRPr="00CD0C84" w:rsidRDefault="005A3258" w:rsidP="00CD0C84">
      <w:pPr>
        <w:pStyle w:val="ListParagraph"/>
        <w:numPr>
          <w:ilvl w:val="0"/>
          <w:numId w:val="25"/>
        </w:numPr>
        <w:tabs>
          <w:tab w:val="left" w:pos="357"/>
        </w:tabs>
        <w:ind w:left="714" w:hanging="357"/>
        <w:rPr>
          <w:rFonts w:eastAsia="Times New Roman" w:cstheme="minorHAnsi"/>
          <w:iCs/>
          <w:color w:val="000000"/>
        </w:rPr>
      </w:pPr>
      <w:r w:rsidRPr="000955B4">
        <w:rPr>
          <w:rFonts w:eastAsia="Times New Roman" w:cstheme="minorHAnsi"/>
          <w:color w:val="000000"/>
        </w:rPr>
        <w:t>Now roll your eyes in a circle, three times in one directio</w:t>
      </w:r>
      <w:r w:rsidRPr="004159AD">
        <w:rPr>
          <w:rFonts w:eastAsia="Times New Roman" w:cstheme="minorHAnsi"/>
          <w:color w:val="000000"/>
        </w:rPr>
        <w:t>n</w:t>
      </w:r>
      <w:r w:rsidRPr="000955B4">
        <w:rPr>
          <w:rFonts w:eastAsia="Times New Roman" w:cstheme="minorHAnsi"/>
          <w:color w:val="000000"/>
        </w:rPr>
        <w:t xml:space="preserve"> and then three times in the opposite direction. </w:t>
      </w:r>
      <w:r>
        <w:rPr>
          <w:rFonts w:eastAsia="Times New Roman" w:cstheme="minorHAnsi"/>
          <w:color w:val="000000"/>
        </w:rPr>
        <w:t>You might</w:t>
      </w:r>
      <w:r w:rsidRPr="000955B4">
        <w:rPr>
          <w:rFonts w:eastAsia="Times New Roman" w:cstheme="minorHAnsi"/>
          <w:color w:val="000000"/>
        </w:rPr>
        <w:t xml:space="preserve"> look to one side and </w:t>
      </w:r>
      <w:r>
        <w:rPr>
          <w:rFonts w:eastAsia="Times New Roman" w:cstheme="minorHAnsi"/>
          <w:color w:val="000000"/>
        </w:rPr>
        <w:t xml:space="preserve">then </w:t>
      </w:r>
      <w:r w:rsidRPr="000955B4">
        <w:rPr>
          <w:rFonts w:eastAsia="Times New Roman" w:cstheme="minorHAnsi"/>
          <w:color w:val="000000"/>
        </w:rPr>
        <w:t xml:space="preserve">direct </w:t>
      </w:r>
      <w:r>
        <w:rPr>
          <w:rFonts w:eastAsia="Times New Roman" w:cstheme="minorHAnsi"/>
          <w:color w:val="000000"/>
        </w:rPr>
        <w:t>your</w:t>
      </w:r>
      <w:r w:rsidRPr="000955B4">
        <w:rPr>
          <w:rFonts w:eastAsia="Times New Roman" w:cstheme="minorHAnsi"/>
          <w:color w:val="000000"/>
        </w:rPr>
        <w:t xml:space="preserve"> eyes up the wall to the ceiling, across the ceiling, down the opposite </w:t>
      </w:r>
      <w:r w:rsidRPr="009B123B">
        <w:rPr>
          <w:rFonts w:eastAsia="Times New Roman" w:cstheme="minorHAnsi"/>
          <w:color w:val="000000"/>
        </w:rPr>
        <w:t>wall, and</w:t>
      </w:r>
      <w:r w:rsidRPr="000955B4">
        <w:rPr>
          <w:rFonts w:eastAsia="Times New Roman" w:cstheme="minorHAnsi"/>
          <w:color w:val="000000"/>
        </w:rPr>
        <w:t xml:space="preserve"> across the floor.</w:t>
      </w:r>
      <w:r>
        <w:rPr>
          <w:rFonts w:eastAsia="Times New Roman" w:cstheme="minorHAnsi"/>
          <w:color w:val="000000"/>
        </w:rPr>
        <w:t xml:space="preserve"> </w:t>
      </w:r>
    </w:p>
    <w:p w14:paraId="2BC22559" w14:textId="77777777" w:rsidR="005A3258" w:rsidRPr="00426B93" w:rsidRDefault="005A3258" w:rsidP="004028C9">
      <w:pPr>
        <w:pStyle w:val="ListParagraph"/>
        <w:rPr>
          <w:rFonts w:eastAsia="Times New Roman" w:cstheme="minorHAnsi"/>
          <w:color w:val="000000"/>
        </w:rPr>
      </w:pPr>
    </w:p>
    <w:p w14:paraId="521F952F" w14:textId="11A24A90" w:rsidR="005A3258" w:rsidRPr="00491DE6" w:rsidRDefault="005A3258" w:rsidP="004028C9">
      <w:pPr>
        <w:pStyle w:val="ListParagraph"/>
        <w:numPr>
          <w:ilvl w:val="0"/>
          <w:numId w:val="25"/>
        </w:numPr>
        <w:tabs>
          <w:tab w:val="left" w:pos="357"/>
        </w:tabs>
        <w:ind w:left="714" w:hanging="357"/>
        <w:rPr>
          <w:rFonts w:eastAsia="Times New Roman" w:cstheme="minorHAnsi"/>
          <w:color w:val="000000"/>
        </w:rPr>
      </w:pPr>
      <w:r w:rsidRPr="000955B4">
        <w:rPr>
          <w:rFonts w:eastAsia="Times New Roman" w:cstheme="minorHAnsi"/>
          <w:color w:val="000000"/>
        </w:rPr>
        <w:t xml:space="preserve">Continue to tap while you hum the tune </w:t>
      </w:r>
      <w:r>
        <w:rPr>
          <w:rFonts w:eastAsia="Times New Roman" w:cstheme="minorHAnsi"/>
          <w:color w:val="000000"/>
        </w:rPr>
        <w:t>“Happy Birthday” or “Row, Row, Row Your Boat”</w:t>
      </w:r>
      <w:r w:rsidR="00CD0C84">
        <w:rPr>
          <w:rFonts w:eastAsia="Times New Roman" w:cstheme="minorHAnsi"/>
          <w:color w:val="000000"/>
        </w:rPr>
        <w:t>.</w:t>
      </w:r>
      <w:r w:rsidRPr="000955B4">
        <w:rPr>
          <w:rFonts w:eastAsia="Times New Roman" w:cstheme="minorHAnsi"/>
          <w:color w:val="000000"/>
        </w:rPr>
        <w:t xml:space="preserve"> </w:t>
      </w:r>
    </w:p>
    <w:p w14:paraId="20AB06DA" w14:textId="77777777" w:rsidR="005A3258" w:rsidRPr="00491DE6" w:rsidRDefault="005A3258" w:rsidP="004028C9">
      <w:pPr>
        <w:pStyle w:val="ListParagraph"/>
        <w:rPr>
          <w:rFonts w:eastAsia="Times New Roman" w:cstheme="minorHAnsi"/>
          <w:color w:val="000000"/>
        </w:rPr>
      </w:pPr>
    </w:p>
    <w:p w14:paraId="5C32A206" w14:textId="557D79EC" w:rsidR="005A3258" w:rsidRPr="00491DE6" w:rsidRDefault="005A3258" w:rsidP="004028C9">
      <w:pPr>
        <w:pStyle w:val="ListParagraph"/>
        <w:numPr>
          <w:ilvl w:val="0"/>
          <w:numId w:val="25"/>
        </w:numPr>
        <w:tabs>
          <w:tab w:val="left" w:pos="357"/>
        </w:tabs>
        <w:ind w:left="714" w:hanging="357"/>
        <w:rPr>
          <w:rFonts w:eastAsia="Times New Roman" w:cstheme="minorHAnsi"/>
          <w:color w:val="000000"/>
        </w:rPr>
      </w:pPr>
      <w:r w:rsidRPr="00BC40AE">
        <w:rPr>
          <w:rFonts w:eastAsia="Times New Roman" w:cstheme="minorHAnsi"/>
          <w:color w:val="000000"/>
        </w:rPr>
        <w:t>No</w:t>
      </w:r>
      <w:r w:rsidRPr="001B640A">
        <w:rPr>
          <w:rFonts w:eastAsia="Times New Roman" w:cstheme="minorHAnsi"/>
          <w:color w:val="000000"/>
        </w:rPr>
        <w:t>w</w:t>
      </w:r>
      <w:r w:rsidRPr="00BC40AE">
        <w:rPr>
          <w:rFonts w:eastAsia="Times New Roman" w:cstheme="minorHAnsi"/>
          <w:color w:val="000000"/>
        </w:rPr>
        <w:t xml:space="preserve"> </w:t>
      </w:r>
      <w:r w:rsidRPr="001B640A">
        <w:rPr>
          <w:rFonts w:eastAsia="Times New Roman" w:cstheme="minorHAnsi"/>
          <w:color w:val="000000"/>
        </w:rPr>
        <w:t>quickly</w:t>
      </w:r>
      <w:r w:rsidRPr="00BC40AE">
        <w:rPr>
          <w:rFonts w:eastAsia="Times New Roman" w:cstheme="minorHAnsi"/>
          <w:color w:val="000000"/>
        </w:rPr>
        <w:t xml:space="preserve"> count</w:t>
      </w:r>
      <w:r w:rsidRPr="000955B4">
        <w:rPr>
          <w:rFonts w:eastAsia="Times New Roman" w:cstheme="minorHAnsi"/>
          <w:color w:val="000000"/>
        </w:rPr>
        <w:t xml:space="preserve"> out loud to </w:t>
      </w:r>
      <w:r>
        <w:rPr>
          <w:rFonts w:eastAsia="Times New Roman" w:cstheme="minorHAnsi"/>
          <w:color w:val="000000"/>
        </w:rPr>
        <w:t>fifteen</w:t>
      </w:r>
      <w:r w:rsidRPr="000955B4">
        <w:rPr>
          <w:rFonts w:eastAsia="Times New Roman" w:cstheme="minorHAnsi"/>
          <w:color w:val="000000"/>
        </w:rPr>
        <w:t xml:space="preserve">. </w:t>
      </w:r>
    </w:p>
    <w:p w14:paraId="1D7EAF4D" w14:textId="77777777" w:rsidR="005A3258" w:rsidRPr="00491DE6" w:rsidRDefault="005A3258" w:rsidP="004028C9">
      <w:pPr>
        <w:pStyle w:val="ListParagraph"/>
        <w:rPr>
          <w:rFonts w:eastAsia="Times New Roman" w:cstheme="minorHAnsi"/>
          <w:color w:val="000000"/>
        </w:rPr>
      </w:pPr>
    </w:p>
    <w:p w14:paraId="2017DEC3" w14:textId="49BB44B3" w:rsidR="005A3258" w:rsidRPr="000955B4" w:rsidRDefault="005A3258" w:rsidP="004028C9">
      <w:pPr>
        <w:pStyle w:val="ListParagraph"/>
        <w:numPr>
          <w:ilvl w:val="0"/>
          <w:numId w:val="25"/>
        </w:numPr>
        <w:tabs>
          <w:tab w:val="left" w:pos="357"/>
        </w:tabs>
        <w:ind w:left="714" w:hanging="357"/>
        <w:rPr>
          <w:rFonts w:eastAsia="Times New Roman" w:cstheme="minorHAnsi"/>
          <w:color w:val="000000"/>
        </w:rPr>
      </w:pPr>
      <w:r w:rsidRPr="000955B4">
        <w:rPr>
          <w:rFonts w:eastAsia="Times New Roman" w:cstheme="minorHAnsi"/>
          <w:color w:val="000000"/>
        </w:rPr>
        <w:t xml:space="preserve">Hum the tune again while you continue to tap. </w:t>
      </w:r>
    </w:p>
    <w:p w14:paraId="4EC9A4BF" w14:textId="77777777" w:rsidR="005A3258" w:rsidRPr="00FE59FC" w:rsidRDefault="005A3258" w:rsidP="004028C9">
      <w:pPr>
        <w:spacing w:after="0" w:line="240" w:lineRule="auto"/>
        <w:jc w:val="both"/>
        <w:rPr>
          <w:rFonts w:eastAsia="Times New Roman" w:cstheme="minorHAnsi"/>
          <w:color w:val="000000"/>
        </w:rPr>
      </w:pPr>
    </w:p>
    <w:p w14:paraId="620426D7" w14:textId="45B697F4" w:rsidR="00AE2FE4" w:rsidRPr="005A3258" w:rsidRDefault="005A3258" w:rsidP="004028C9">
      <w:pPr>
        <w:spacing w:after="0" w:line="240" w:lineRule="auto"/>
        <w:jc w:val="both"/>
      </w:pPr>
      <w:r w:rsidRPr="00F85064">
        <w:rPr>
          <w:rFonts w:eastAsia="Times New Roman" w:cstheme="minorHAnsi"/>
          <w:color w:val="000000"/>
        </w:rPr>
        <w:t xml:space="preserve">Pause. Take a sip of </w:t>
      </w:r>
      <w:r>
        <w:rPr>
          <w:rFonts w:eastAsia="Times New Roman" w:cstheme="minorHAnsi"/>
          <w:color w:val="000000"/>
        </w:rPr>
        <w:t>purified</w:t>
      </w:r>
      <w:r w:rsidRPr="00F85064">
        <w:rPr>
          <w:rFonts w:eastAsia="Times New Roman" w:cstheme="minorHAnsi"/>
          <w:color w:val="000000"/>
        </w:rPr>
        <w:t xml:space="preserve"> water and relax. After the meeting, you </w:t>
      </w:r>
      <w:r>
        <w:rPr>
          <w:rFonts w:eastAsia="Times New Roman" w:cstheme="minorHAnsi"/>
          <w:color w:val="000000"/>
        </w:rPr>
        <w:t>can</w:t>
      </w:r>
      <w:r w:rsidRPr="00F85064">
        <w:rPr>
          <w:rFonts w:eastAsia="Times New Roman" w:cstheme="minorHAnsi"/>
          <w:color w:val="000000"/>
        </w:rPr>
        <w:t xml:space="preserve"> finish up </w:t>
      </w:r>
      <w:r>
        <w:rPr>
          <w:rFonts w:eastAsia="Times New Roman" w:cstheme="minorHAnsi"/>
          <w:color w:val="000000"/>
        </w:rPr>
        <w:t>your tap</w:t>
      </w:r>
      <w:r w:rsidRPr="00F85064">
        <w:rPr>
          <w:rFonts w:eastAsia="Times New Roman" w:cstheme="minorHAnsi"/>
          <w:color w:val="000000"/>
        </w:rPr>
        <w:t xml:space="preserve"> by repeating the first series</w:t>
      </w:r>
      <w:r>
        <w:rPr>
          <w:rFonts w:eastAsia="Times New Roman" w:cstheme="minorHAnsi"/>
          <w:color w:val="000000"/>
        </w:rPr>
        <w:t xml:space="preserve">. Then </w:t>
      </w:r>
      <w:r>
        <w:rPr>
          <w:color w:val="000000"/>
        </w:rPr>
        <w:t>p</w:t>
      </w:r>
      <w:r w:rsidR="00C113B2">
        <w:rPr>
          <w:color w:val="000000"/>
        </w:rPr>
        <w:t>at</w:t>
      </w:r>
      <w:r w:rsidR="00CD5A96" w:rsidRPr="00CD5A96">
        <w:rPr>
          <w:color w:val="000000"/>
        </w:rPr>
        <w:t xml:space="preserve"> gently on the crown of your head for about 5 seconds and then </w:t>
      </w:r>
      <w:r w:rsidR="00C113B2">
        <w:rPr>
          <w:color w:val="000000"/>
        </w:rPr>
        <w:t xml:space="preserve">tap </w:t>
      </w:r>
      <w:r w:rsidR="00CD5A96" w:rsidRPr="00CD5A96">
        <w:rPr>
          <w:color w:val="000000"/>
        </w:rPr>
        <w:t>over your heart</w:t>
      </w:r>
      <w:r>
        <w:rPr>
          <w:color w:val="000000"/>
        </w:rPr>
        <w:t xml:space="preserve"> to complete the tap</w:t>
      </w:r>
      <w:r w:rsidR="00CD5A96" w:rsidRPr="00CD5A96">
        <w:rPr>
          <w:color w:val="000000"/>
        </w:rPr>
        <w:t xml:space="preserve">. </w:t>
      </w:r>
    </w:p>
    <w:sectPr w:rsidR="00AE2FE4" w:rsidRPr="005A3258" w:rsidSect="00CD0C84">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9FE1E" w14:textId="77777777" w:rsidR="009326F6" w:rsidRDefault="009326F6" w:rsidP="00BA52F2">
      <w:pPr>
        <w:spacing w:after="0" w:line="240" w:lineRule="auto"/>
      </w:pPr>
      <w:r>
        <w:separator/>
      </w:r>
    </w:p>
  </w:endnote>
  <w:endnote w:type="continuationSeparator" w:id="0">
    <w:p w14:paraId="6DC424A8" w14:textId="77777777" w:rsidR="009326F6" w:rsidRDefault="009326F6" w:rsidP="00BA52F2">
      <w:pPr>
        <w:spacing w:after="0" w:line="240" w:lineRule="auto"/>
      </w:pPr>
      <w:r>
        <w:continuationSeparator/>
      </w:r>
    </w:p>
  </w:endnote>
  <w:endnote w:id="1">
    <w:p w14:paraId="52044372" w14:textId="6793C62A" w:rsidR="004028C9" w:rsidRDefault="004028C9">
      <w:pPr>
        <w:pStyle w:val="EndnoteText"/>
      </w:pPr>
      <w:r>
        <w:rPr>
          <w:rStyle w:val="EndnoteReference"/>
        </w:rPr>
        <w:endnoteRef/>
      </w:r>
      <w:r>
        <w:t xml:space="preserve"> </w:t>
      </w:r>
      <w:r w:rsidRPr="007C6423">
        <w:t xml:space="preserve">Dr. Roger Callahan, “TFT Stress Buster Tapping Class-Learn to Use TFT Tapping,” Callahan Techniques, accessed April 24, 2016, </w:t>
      </w:r>
      <w:hyperlink r:id="rId1" w:history="1">
        <w:r>
          <w:rPr>
            <w:rStyle w:val="Hyperlink"/>
          </w:rPr>
          <w:t>www.rogercallahan.com/learn-to-tap.php</w:t>
        </w:r>
      </w:hyperlink>
      <w:r w:rsidRPr="007C6423">
        <w:rPr>
          <w:rStyle w:val="Hyperlink"/>
        </w:rPr>
        <w:t>.</w:t>
      </w:r>
      <w:r w:rsidRPr="009D02FA">
        <w:rPr>
          <w:rStyle w:val="Hyperlink"/>
          <w:u w:val="none"/>
        </w:rPr>
        <w:t xml:space="preserve"> </w:t>
      </w:r>
      <w:r w:rsidR="009D02FA" w:rsidRPr="009D02FA">
        <w:rPr>
          <w:rStyle w:val="Hyperlink"/>
          <w:color w:val="auto"/>
          <w:u w:val="none"/>
        </w:rPr>
        <w:t>A</w:t>
      </w:r>
      <w:r w:rsidRPr="009D02FA">
        <w:t>dapted</w:t>
      </w:r>
      <w:r w:rsidRPr="007C6423">
        <w:t xml:space="preserve">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A47EC" w14:textId="35C611F8" w:rsidR="00BA52F2" w:rsidRDefault="00CD0C84">
    <w:pPr>
      <w:pStyle w:val="Footer"/>
    </w:pPr>
    <w:r>
      <w:t>karisfellowships.com</w:t>
    </w:r>
    <w:r>
      <w:ptab w:relativeTo="margin" w:alignment="center" w:leader="none"/>
    </w:r>
    <w:r>
      <w:t>Tapping Protocol</w:t>
    </w:r>
    <w:r>
      <w:ptab w:relativeTo="margin" w:alignment="right" w:leader="none"/>
    </w:r>
    <w:r>
      <w:rPr>
        <w:rFonts w:cstheme="minorHAnsi"/>
      </w:rPr>
      <w:t>©20</w:t>
    </w:r>
    <w:r w:rsidR="009D02FA">
      <w:rPr>
        <w:rFonts w:cstheme="minorHAnsi"/>
      </w:rPr>
      <w:t>21</w:t>
    </w:r>
    <w:r>
      <w:rPr>
        <w:rFonts w:cstheme="minorHAnsi"/>
      </w:rPr>
      <w:t xml:space="preserve"> Karis Fellowships, Intl.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952F0" w14:textId="6596CB58" w:rsidR="005A3258" w:rsidRDefault="005A3258">
    <w:pPr>
      <w:pStyle w:val="Footer"/>
    </w:pPr>
    <w:r>
      <w:t>karisfellowships.com</w:t>
    </w:r>
    <w:r>
      <w:tab/>
      <w:t>Tapping Protocol</w:t>
    </w:r>
    <w:r>
      <w:tab/>
      <w:t>©20</w:t>
    </w:r>
    <w:r w:rsidR="009D02FA">
      <w:t>21</w:t>
    </w:r>
    <w:r>
      <w:t xml:space="preserve"> Karis Fellowships, Intl.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7C45D" w14:textId="77777777" w:rsidR="009326F6" w:rsidRDefault="009326F6" w:rsidP="00BA52F2">
      <w:pPr>
        <w:spacing w:after="0" w:line="240" w:lineRule="auto"/>
      </w:pPr>
      <w:r>
        <w:separator/>
      </w:r>
    </w:p>
  </w:footnote>
  <w:footnote w:type="continuationSeparator" w:id="0">
    <w:p w14:paraId="18C81D99" w14:textId="77777777" w:rsidR="009326F6" w:rsidRDefault="009326F6" w:rsidP="00BA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025695"/>
      <w:docPartObj>
        <w:docPartGallery w:val="Page Numbers (Top of Page)"/>
        <w:docPartUnique/>
      </w:docPartObj>
    </w:sdtPr>
    <w:sdtEndPr>
      <w:rPr>
        <w:noProof/>
      </w:rPr>
    </w:sdtEndPr>
    <w:sdtContent>
      <w:p w14:paraId="4DF5E45D" w14:textId="4BA9374F" w:rsidR="005A3258" w:rsidRDefault="005A32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7A9DDB" w14:textId="77777777" w:rsidR="005A3258" w:rsidRDefault="005A3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A4C"/>
    <w:multiLevelType w:val="hybridMultilevel"/>
    <w:tmpl w:val="640A2BBA"/>
    <w:lvl w:ilvl="0" w:tplc="08090001">
      <w:start w:val="1"/>
      <w:numFmt w:val="bullet"/>
      <w:lvlText w:val=""/>
      <w:lvlJc w:val="left"/>
      <w:pPr>
        <w:ind w:left="360" w:hanging="360"/>
      </w:pPr>
      <w:rPr>
        <w:rFonts w:ascii="Symbol" w:hAnsi="Symbol" w:hint="default"/>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35510A"/>
    <w:multiLevelType w:val="hybridMultilevel"/>
    <w:tmpl w:val="72023A3A"/>
    <w:lvl w:ilvl="0" w:tplc="10C6BD4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BB6D66"/>
    <w:multiLevelType w:val="hybridMultilevel"/>
    <w:tmpl w:val="47C82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E0D16"/>
    <w:multiLevelType w:val="hybridMultilevel"/>
    <w:tmpl w:val="7346A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3765E"/>
    <w:multiLevelType w:val="hybridMultilevel"/>
    <w:tmpl w:val="734C8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2363C"/>
    <w:multiLevelType w:val="hybridMultilevel"/>
    <w:tmpl w:val="13B0B206"/>
    <w:lvl w:ilvl="0" w:tplc="0A5E283E">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A6BE7"/>
    <w:multiLevelType w:val="hybridMultilevel"/>
    <w:tmpl w:val="9DECEC34"/>
    <w:lvl w:ilvl="0" w:tplc="3A44C812">
      <w:start w:val="1"/>
      <w:numFmt w:val="bullet"/>
      <w:lvlText w:val=""/>
      <w:lvlJc w:val="left"/>
      <w:pPr>
        <w:ind w:left="720" w:hanging="360"/>
      </w:pPr>
      <w:rPr>
        <w:rFonts w:ascii="Symbol" w:hAnsi="Symbol" w:hint="default"/>
        <w:color w:val="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23971"/>
    <w:multiLevelType w:val="hybridMultilevel"/>
    <w:tmpl w:val="00426660"/>
    <w:lvl w:ilvl="0" w:tplc="E57A2CF8">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75746"/>
    <w:multiLevelType w:val="hybridMultilevel"/>
    <w:tmpl w:val="8736852C"/>
    <w:lvl w:ilvl="0" w:tplc="767A8B1C">
      <w:start w:val="1"/>
      <w:numFmt w:val="bullet"/>
      <w:lvlText w:val=""/>
      <w:lvlJc w:val="left"/>
      <w:pPr>
        <w:ind w:left="765" w:hanging="360"/>
      </w:pPr>
      <w:rPr>
        <w:rFonts w:ascii="Symbol" w:hAnsi="Symbol" w:hint="default"/>
        <w:color w:val="95B3D7" w:themeColor="accent1" w:themeTint="99"/>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18941818"/>
    <w:multiLevelType w:val="hybridMultilevel"/>
    <w:tmpl w:val="21C85AA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19BF573B"/>
    <w:multiLevelType w:val="hybridMultilevel"/>
    <w:tmpl w:val="8BE6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6E21FF"/>
    <w:multiLevelType w:val="hybridMultilevel"/>
    <w:tmpl w:val="1FC40714"/>
    <w:lvl w:ilvl="0" w:tplc="CC00A3F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07C46"/>
    <w:multiLevelType w:val="hybridMultilevel"/>
    <w:tmpl w:val="B25E6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F83799"/>
    <w:multiLevelType w:val="hybridMultilevel"/>
    <w:tmpl w:val="07209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92CB8"/>
    <w:multiLevelType w:val="hybridMultilevel"/>
    <w:tmpl w:val="8548A590"/>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378A580D"/>
    <w:multiLevelType w:val="hybridMultilevel"/>
    <w:tmpl w:val="7F3E0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A0341F"/>
    <w:multiLevelType w:val="hybridMultilevel"/>
    <w:tmpl w:val="97FE7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D08D7"/>
    <w:multiLevelType w:val="hybridMultilevel"/>
    <w:tmpl w:val="8B54C126"/>
    <w:lvl w:ilvl="0" w:tplc="4B100E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A4E8D"/>
    <w:multiLevelType w:val="hybridMultilevel"/>
    <w:tmpl w:val="992CC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836F81"/>
    <w:multiLevelType w:val="hybridMultilevel"/>
    <w:tmpl w:val="22186D4C"/>
    <w:lvl w:ilvl="0" w:tplc="7A22D2D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226EBC"/>
    <w:multiLevelType w:val="hybridMultilevel"/>
    <w:tmpl w:val="759C5FB2"/>
    <w:lvl w:ilvl="0" w:tplc="AA6EB1D6">
      <w:start w:val="1"/>
      <w:numFmt w:val="decimal"/>
      <w:lvlText w:val="%1."/>
      <w:lvlJc w:val="left"/>
      <w:pPr>
        <w:ind w:left="5464" w:hanging="360"/>
      </w:pPr>
      <w:rPr>
        <w:rFonts w:hint="default"/>
        <w:b/>
      </w:rPr>
    </w:lvl>
    <w:lvl w:ilvl="1" w:tplc="08090019" w:tentative="1">
      <w:start w:val="1"/>
      <w:numFmt w:val="lowerLetter"/>
      <w:lvlText w:val="%2."/>
      <w:lvlJc w:val="left"/>
      <w:pPr>
        <w:ind w:left="6184" w:hanging="360"/>
      </w:pPr>
    </w:lvl>
    <w:lvl w:ilvl="2" w:tplc="0809001B" w:tentative="1">
      <w:start w:val="1"/>
      <w:numFmt w:val="lowerRoman"/>
      <w:lvlText w:val="%3."/>
      <w:lvlJc w:val="right"/>
      <w:pPr>
        <w:ind w:left="6904" w:hanging="180"/>
      </w:pPr>
    </w:lvl>
    <w:lvl w:ilvl="3" w:tplc="0809000F" w:tentative="1">
      <w:start w:val="1"/>
      <w:numFmt w:val="decimal"/>
      <w:lvlText w:val="%4."/>
      <w:lvlJc w:val="left"/>
      <w:pPr>
        <w:ind w:left="7624" w:hanging="360"/>
      </w:pPr>
    </w:lvl>
    <w:lvl w:ilvl="4" w:tplc="08090019" w:tentative="1">
      <w:start w:val="1"/>
      <w:numFmt w:val="lowerLetter"/>
      <w:lvlText w:val="%5."/>
      <w:lvlJc w:val="left"/>
      <w:pPr>
        <w:ind w:left="8344" w:hanging="360"/>
      </w:pPr>
    </w:lvl>
    <w:lvl w:ilvl="5" w:tplc="0809001B" w:tentative="1">
      <w:start w:val="1"/>
      <w:numFmt w:val="lowerRoman"/>
      <w:lvlText w:val="%6."/>
      <w:lvlJc w:val="right"/>
      <w:pPr>
        <w:ind w:left="9064" w:hanging="180"/>
      </w:pPr>
    </w:lvl>
    <w:lvl w:ilvl="6" w:tplc="0809000F" w:tentative="1">
      <w:start w:val="1"/>
      <w:numFmt w:val="decimal"/>
      <w:lvlText w:val="%7."/>
      <w:lvlJc w:val="left"/>
      <w:pPr>
        <w:ind w:left="9784" w:hanging="360"/>
      </w:pPr>
    </w:lvl>
    <w:lvl w:ilvl="7" w:tplc="08090019" w:tentative="1">
      <w:start w:val="1"/>
      <w:numFmt w:val="lowerLetter"/>
      <w:lvlText w:val="%8."/>
      <w:lvlJc w:val="left"/>
      <w:pPr>
        <w:ind w:left="10504" w:hanging="360"/>
      </w:pPr>
    </w:lvl>
    <w:lvl w:ilvl="8" w:tplc="0809001B" w:tentative="1">
      <w:start w:val="1"/>
      <w:numFmt w:val="lowerRoman"/>
      <w:lvlText w:val="%9."/>
      <w:lvlJc w:val="right"/>
      <w:pPr>
        <w:ind w:left="11224" w:hanging="180"/>
      </w:pPr>
    </w:lvl>
  </w:abstractNum>
  <w:abstractNum w:abstractNumId="21" w15:restartNumberingAfterBreak="0">
    <w:nsid w:val="6D966015"/>
    <w:multiLevelType w:val="hybridMultilevel"/>
    <w:tmpl w:val="9A54FA4E"/>
    <w:lvl w:ilvl="0" w:tplc="9F82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76C4143"/>
    <w:multiLevelType w:val="hybridMultilevel"/>
    <w:tmpl w:val="E1ECA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755574"/>
    <w:multiLevelType w:val="hybridMultilevel"/>
    <w:tmpl w:val="04905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6930C5"/>
    <w:multiLevelType w:val="hybridMultilevel"/>
    <w:tmpl w:val="F0269F5E"/>
    <w:lvl w:ilvl="0" w:tplc="674E7F6C">
      <w:start w:val="1"/>
      <w:numFmt w:val="bullet"/>
      <w:lvlText w:val=""/>
      <w:lvlJc w:val="left"/>
      <w:pPr>
        <w:ind w:left="720" w:hanging="360"/>
      </w:pPr>
      <w:rPr>
        <w:rFonts w:ascii="Symbol" w:hAnsi="Symbol" w:hint="default"/>
        <w:color w:val="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9"/>
  </w:num>
  <w:num w:numId="4">
    <w:abstractNumId w:val="8"/>
  </w:num>
  <w:num w:numId="5">
    <w:abstractNumId w:val="18"/>
  </w:num>
  <w:num w:numId="6">
    <w:abstractNumId w:val="5"/>
  </w:num>
  <w:num w:numId="7">
    <w:abstractNumId w:val="9"/>
  </w:num>
  <w:num w:numId="8">
    <w:abstractNumId w:val="6"/>
  </w:num>
  <w:num w:numId="9">
    <w:abstractNumId w:val="24"/>
  </w:num>
  <w:num w:numId="10">
    <w:abstractNumId w:val="11"/>
  </w:num>
  <w:num w:numId="11">
    <w:abstractNumId w:val="17"/>
  </w:num>
  <w:num w:numId="12">
    <w:abstractNumId w:val="13"/>
  </w:num>
  <w:num w:numId="13">
    <w:abstractNumId w:val="21"/>
  </w:num>
  <w:num w:numId="14">
    <w:abstractNumId w:val="2"/>
  </w:num>
  <w:num w:numId="15">
    <w:abstractNumId w:val="4"/>
  </w:num>
  <w:num w:numId="16">
    <w:abstractNumId w:val="12"/>
  </w:num>
  <w:num w:numId="17">
    <w:abstractNumId w:val="16"/>
  </w:num>
  <w:num w:numId="18">
    <w:abstractNumId w:val="14"/>
  </w:num>
  <w:num w:numId="19">
    <w:abstractNumId w:val="3"/>
  </w:num>
  <w:num w:numId="20">
    <w:abstractNumId w:val="20"/>
  </w:num>
  <w:num w:numId="21">
    <w:abstractNumId w:val="15"/>
  </w:num>
  <w:num w:numId="22">
    <w:abstractNumId w:val="23"/>
  </w:num>
  <w:num w:numId="23">
    <w:abstractNumId w:val="0"/>
  </w:num>
  <w:num w:numId="24">
    <w:abstractNumId w:val="22"/>
  </w:num>
  <w:num w:numId="2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ncy Diven">
    <w15:presenceInfo w15:providerId="Windows Live" w15:userId="bfcefb4c0f2020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BA52F2"/>
    <w:rsid w:val="0010530F"/>
    <w:rsid w:val="0019461B"/>
    <w:rsid w:val="001E567C"/>
    <w:rsid w:val="00267772"/>
    <w:rsid w:val="00356510"/>
    <w:rsid w:val="003957BD"/>
    <w:rsid w:val="003E6AE5"/>
    <w:rsid w:val="004028C9"/>
    <w:rsid w:val="004C5A20"/>
    <w:rsid w:val="004D65DA"/>
    <w:rsid w:val="00597F4E"/>
    <w:rsid w:val="005A3258"/>
    <w:rsid w:val="006A0661"/>
    <w:rsid w:val="006B6A24"/>
    <w:rsid w:val="006E24ED"/>
    <w:rsid w:val="006F330E"/>
    <w:rsid w:val="007679B6"/>
    <w:rsid w:val="008A54DC"/>
    <w:rsid w:val="008B44EF"/>
    <w:rsid w:val="009326F6"/>
    <w:rsid w:val="009D02FA"/>
    <w:rsid w:val="00A434E9"/>
    <w:rsid w:val="00AE2FE4"/>
    <w:rsid w:val="00B94F54"/>
    <w:rsid w:val="00BA52F2"/>
    <w:rsid w:val="00BC7A9C"/>
    <w:rsid w:val="00C113B2"/>
    <w:rsid w:val="00CA184D"/>
    <w:rsid w:val="00CD0C84"/>
    <w:rsid w:val="00CD5A96"/>
    <w:rsid w:val="00D22F64"/>
    <w:rsid w:val="00D339D7"/>
    <w:rsid w:val="00E40018"/>
    <w:rsid w:val="00F45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5BD"/>
  <w15:docId w15:val="{490B32A6-702D-4C6D-9DF2-D8FACBDC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F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52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52F2"/>
  </w:style>
  <w:style w:type="paragraph" w:styleId="Header">
    <w:name w:val="header"/>
    <w:basedOn w:val="Normal"/>
    <w:link w:val="HeaderChar"/>
    <w:uiPriority w:val="99"/>
    <w:unhideWhenUsed/>
    <w:rsid w:val="00BA52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2F2"/>
  </w:style>
  <w:style w:type="paragraph" w:styleId="Footer">
    <w:name w:val="footer"/>
    <w:basedOn w:val="Normal"/>
    <w:link w:val="FooterChar"/>
    <w:uiPriority w:val="99"/>
    <w:unhideWhenUsed/>
    <w:rsid w:val="00BA52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2F2"/>
  </w:style>
  <w:style w:type="paragraph" w:styleId="BalloonText">
    <w:name w:val="Balloon Text"/>
    <w:basedOn w:val="Normal"/>
    <w:link w:val="BalloonTextChar"/>
    <w:uiPriority w:val="99"/>
    <w:semiHidden/>
    <w:unhideWhenUsed/>
    <w:rsid w:val="00BA52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2F2"/>
    <w:rPr>
      <w:rFonts w:ascii="Tahoma" w:hAnsi="Tahoma" w:cs="Tahoma"/>
      <w:sz w:val="16"/>
      <w:szCs w:val="16"/>
    </w:rPr>
  </w:style>
  <w:style w:type="paragraph" w:styleId="Title">
    <w:name w:val="Title"/>
    <w:basedOn w:val="Normal"/>
    <w:next w:val="Normal"/>
    <w:link w:val="TitleChar"/>
    <w:uiPriority w:val="10"/>
    <w:qFormat/>
    <w:rsid w:val="00C113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113B2"/>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356510"/>
    <w:rPr>
      <w:color w:val="0000FF" w:themeColor="hyperlink"/>
      <w:u w:val="single"/>
    </w:rPr>
  </w:style>
  <w:style w:type="paragraph" w:styleId="ListParagraph">
    <w:name w:val="List Paragraph"/>
    <w:basedOn w:val="Normal"/>
    <w:uiPriority w:val="34"/>
    <w:qFormat/>
    <w:rsid w:val="005A3258"/>
    <w:pPr>
      <w:spacing w:after="0" w:line="240" w:lineRule="auto"/>
      <w:ind w:left="720"/>
      <w:contextualSpacing/>
      <w:jc w:val="both"/>
    </w:pPr>
    <w:rPr>
      <w:rFonts w:eastAsiaTheme="minorEastAsia"/>
    </w:rPr>
  </w:style>
  <w:style w:type="paragraph" w:styleId="EndnoteText">
    <w:name w:val="endnote text"/>
    <w:basedOn w:val="Normal"/>
    <w:link w:val="EndnoteTextChar"/>
    <w:uiPriority w:val="99"/>
    <w:semiHidden/>
    <w:unhideWhenUsed/>
    <w:rsid w:val="004028C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28C9"/>
    <w:rPr>
      <w:sz w:val="20"/>
      <w:szCs w:val="20"/>
    </w:rPr>
  </w:style>
  <w:style w:type="character" w:styleId="EndnoteReference">
    <w:name w:val="endnote reference"/>
    <w:basedOn w:val="DefaultParagraphFont"/>
    <w:uiPriority w:val="99"/>
    <w:semiHidden/>
    <w:unhideWhenUsed/>
    <w:rsid w:val="004028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4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www.rogercallahan.com/learn-to-tap.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4A8AC-7BE9-461B-8B2F-09E8DC6B0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Rudd</dc:creator>
  <cp:lastModifiedBy>Nancy Diven</cp:lastModifiedBy>
  <cp:revision>7</cp:revision>
  <cp:lastPrinted>2020-03-31T15:06:00Z</cp:lastPrinted>
  <dcterms:created xsi:type="dcterms:W3CDTF">2019-07-08T19:30:00Z</dcterms:created>
  <dcterms:modified xsi:type="dcterms:W3CDTF">2022-04-04T13:09:00Z</dcterms:modified>
</cp:coreProperties>
</file>