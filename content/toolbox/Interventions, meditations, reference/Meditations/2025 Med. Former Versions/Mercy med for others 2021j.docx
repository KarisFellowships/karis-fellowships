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AA95E" w14:textId="562D9C2D" w:rsidR="006937AB" w:rsidRPr="006937AB" w:rsidRDefault="00C76F6D" w:rsidP="00B77F1D">
      <w:pPr>
        <w:pStyle w:val="Title"/>
        <w:rPr>
          <w:rFonts w:eastAsia="Times New Roman"/>
          <w:kern w:val="36"/>
        </w:rPr>
      </w:pPr>
      <w:r>
        <w:rPr>
          <w:rFonts w:eastAsia="Times New Roman"/>
          <w:kern w:val="36"/>
        </w:rPr>
        <w:t xml:space="preserve">The </w:t>
      </w:r>
      <w:r w:rsidR="006B365C">
        <w:rPr>
          <w:rFonts w:eastAsia="Times New Roman"/>
          <w:kern w:val="36"/>
        </w:rPr>
        <w:t>Mercy Meditation for Other</w:t>
      </w:r>
      <w:r w:rsidR="006B365C" w:rsidRPr="006B365C">
        <w:rPr>
          <w:rFonts w:eastAsia="Times New Roman"/>
          <w:kern w:val="36"/>
          <w:highlight w:val="yellow"/>
        </w:rPr>
        <w:t>s</w:t>
      </w:r>
    </w:p>
    <w:p w14:paraId="7B49F8C6" w14:textId="3B24809D" w:rsidR="006B365C" w:rsidRDefault="00EE00B9" w:rsidP="006B365C">
      <w:pPr>
        <w:spacing w:after="0" w:line="240" w:lineRule="auto"/>
        <w:jc w:val="both"/>
        <w:rPr>
          <w:ins w:id="0" w:author="Janie Roberts" w:date="2024-08-21T12:44:00Z" w16du:dateUtc="2024-08-21T11:44:00Z"/>
          <w:rFonts w:cs="Calibri"/>
          <w:iCs/>
          <w:color w:val="000000"/>
        </w:rPr>
      </w:pPr>
      <w:ins w:id="1" w:author="Janie Roberts" w:date="2024-08-21T12:43:00Z" w16du:dateUtc="2024-08-21T11:43:00Z">
        <w:r>
          <w:rPr>
            <w:rFonts w:cs="Calibri"/>
            <w:iCs/>
            <w:color w:val="000000"/>
          </w:rPr>
          <w:t xml:space="preserve">I think we need to work off the copy on the website for this particular meditation. It seems </w:t>
        </w:r>
      </w:ins>
      <w:ins w:id="2" w:author="Janie Roberts" w:date="2024-08-21T12:44:00Z" w16du:dateUtc="2024-08-21T11:44:00Z">
        <w:r>
          <w:rPr>
            <w:rFonts w:cs="Calibri"/>
            <w:iCs/>
            <w:color w:val="000000"/>
          </w:rPr>
          <w:t>current.</w:t>
        </w:r>
      </w:ins>
    </w:p>
    <w:p w14:paraId="3EAABAAA" w14:textId="77777777" w:rsidR="00EE00B9" w:rsidRDefault="00EE00B9" w:rsidP="006B365C">
      <w:pPr>
        <w:spacing w:after="0" w:line="240" w:lineRule="auto"/>
        <w:jc w:val="both"/>
        <w:rPr>
          <w:ins w:id="3" w:author="Janie Roberts" w:date="2024-08-21T12:44:00Z" w16du:dateUtc="2024-08-21T11:44:00Z"/>
          <w:rFonts w:cs="Calibri"/>
          <w:iCs/>
          <w:color w:val="000000"/>
        </w:rPr>
      </w:pPr>
    </w:p>
    <w:p w14:paraId="47BE1779" w14:textId="77777777" w:rsidR="00EE00B9" w:rsidRDefault="00EE00B9" w:rsidP="006B365C">
      <w:pPr>
        <w:spacing w:after="0" w:line="240" w:lineRule="auto"/>
        <w:jc w:val="both"/>
        <w:rPr>
          <w:ins w:id="4" w:author="Janie Roberts" w:date="2024-08-21T12:46:00Z" w16du:dateUtc="2024-08-21T11:46:00Z"/>
          <w:rFonts w:cs="Calibri"/>
          <w:iCs/>
          <w:color w:val="000000"/>
        </w:rPr>
      </w:pPr>
      <w:ins w:id="5" w:author="Janie Roberts" w:date="2024-08-21T12:44:00Z" w16du:dateUtc="2024-08-21T11:44:00Z">
        <w:r>
          <w:rPr>
            <w:rFonts w:cs="Calibri"/>
            <w:iCs/>
            <w:color w:val="000000"/>
          </w:rPr>
          <w:t xml:space="preserve">I just don’t like “Is </w:t>
        </w:r>
        <w:r w:rsidRPr="00EE00B9">
          <w:rPr>
            <w:rFonts w:cs="Calibri"/>
            <w:iCs/>
            <w:color w:val="000000"/>
            <w:highlight w:val="yellow"/>
            <w:rPrChange w:id="6" w:author="Janie Roberts" w:date="2024-08-21T12:44:00Z" w16du:dateUtc="2024-08-21T11:44:00Z">
              <w:rPr>
                <w:rFonts w:cs="Calibri"/>
                <w:iCs/>
                <w:color w:val="000000"/>
              </w:rPr>
            </w:rPrChange>
          </w:rPr>
          <w:t>there</w:t>
        </w:r>
        <w:r>
          <w:rPr>
            <w:rFonts w:cs="Calibri"/>
            <w:iCs/>
            <w:color w:val="000000"/>
          </w:rPr>
          <w:t xml:space="preserve"> any tension </w:t>
        </w:r>
        <w:r w:rsidRPr="00EE00B9">
          <w:rPr>
            <w:rFonts w:cs="Calibri"/>
            <w:iCs/>
            <w:color w:val="000000"/>
            <w:highlight w:val="yellow"/>
            <w:rPrChange w:id="7" w:author="Janie Roberts" w:date="2024-08-21T12:44:00Z" w16du:dateUtc="2024-08-21T11:44:00Z">
              <w:rPr>
                <w:rFonts w:cs="Calibri"/>
                <w:iCs/>
                <w:color w:val="000000"/>
              </w:rPr>
            </w:rPrChange>
          </w:rPr>
          <w:t>there</w:t>
        </w:r>
        <w:r>
          <w:rPr>
            <w:rFonts w:cs="Calibri"/>
            <w:iCs/>
            <w:color w:val="000000"/>
          </w:rPr>
          <w:t>?”</w:t>
        </w:r>
      </w:ins>
      <w:ins w:id="8" w:author="Janie Roberts" w:date="2024-08-21T12:45:00Z" w16du:dateUtc="2024-08-21T11:45:00Z">
        <w:r>
          <w:rPr>
            <w:rFonts w:cs="Calibri"/>
            <w:iCs/>
            <w:color w:val="000000"/>
          </w:rPr>
          <w:t xml:space="preserve"> </w:t>
        </w:r>
      </w:ins>
    </w:p>
    <w:p w14:paraId="02BCAF25" w14:textId="0FD05E4B" w:rsidR="00EE00B9" w:rsidRDefault="00EE00B9" w:rsidP="006B365C">
      <w:pPr>
        <w:spacing w:after="0" w:line="240" w:lineRule="auto"/>
        <w:jc w:val="both"/>
        <w:rPr>
          <w:ins w:id="9" w:author="Janie Roberts" w:date="2024-08-21T12:46:00Z" w16du:dateUtc="2024-08-21T11:46:00Z"/>
          <w:rFonts w:cs="Calibri"/>
          <w:iCs/>
          <w:color w:val="000000"/>
        </w:rPr>
      </w:pPr>
      <w:ins w:id="10" w:author="Janie Roberts" w:date="2024-08-21T12:45:00Z" w16du:dateUtc="2024-08-21T11:45:00Z">
        <w:r>
          <w:rPr>
            <w:rFonts w:cs="Calibri"/>
            <w:iCs/>
            <w:color w:val="000000"/>
          </w:rPr>
          <w:t xml:space="preserve">Also, possibly a bit confusing that we draw our attention away </w:t>
        </w:r>
        <w:r w:rsidRPr="00EE00B9">
          <w:rPr>
            <w:rFonts w:cs="Calibri"/>
            <w:iCs/>
            <w:color w:val="000000"/>
            <w:highlight w:val="yellow"/>
            <w:rPrChange w:id="11" w:author="Janie Roberts" w:date="2024-08-21T12:46:00Z" w16du:dateUtc="2024-08-21T11:46:00Z">
              <w:rPr>
                <w:rFonts w:cs="Calibri"/>
                <w:iCs/>
                <w:color w:val="000000"/>
              </w:rPr>
            </w:rPrChange>
          </w:rPr>
          <w:t>from others</w:t>
        </w:r>
        <w:r>
          <w:rPr>
            <w:rFonts w:cs="Calibri"/>
            <w:iCs/>
            <w:color w:val="000000"/>
          </w:rPr>
          <w:t xml:space="preserve"> and then focus on others. Perhaps reword.</w:t>
        </w:r>
      </w:ins>
    </w:p>
    <w:p w14:paraId="07442FFE" w14:textId="5BE7305E" w:rsidR="00EE00B9" w:rsidRDefault="00EE00B9" w:rsidP="006B365C">
      <w:pPr>
        <w:spacing w:after="0" w:line="240" w:lineRule="auto"/>
        <w:jc w:val="both"/>
        <w:rPr>
          <w:ins w:id="12" w:author="Janie Roberts" w:date="2024-08-21T12:23:00Z" w16du:dateUtc="2024-08-21T11:23:00Z"/>
          <w:rFonts w:cs="Calibri"/>
          <w:iCs/>
          <w:color w:val="000000"/>
        </w:rPr>
      </w:pPr>
      <w:ins w:id="13" w:author="Janie Roberts" w:date="2024-08-21T12:46:00Z" w16du:dateUtc="2024-08-21T11:46:00Z">
        <w:r>
          <w:rPr>
            <w:rFonts w:cs="Calibri"/>
            <w:iCs/>
            <w:color w:val="000000"/>
          </w:rPr>
          <w:t xml:space="preserve">It says </w:t>
        </w:r>
      </w:ins>
      <w:ins w:id="14" w:author="Janie Roberts" w:date="2024-08-21T12:47:00Z" w16du:dateUtc="2024-08-21T11:47:00Z">
        <w:r>
          <w:rPr>
            <w:rFonts w:cs="Calibri"/>
            <w:iCs/>
            <w:color w:val="000000"/>
          </w:rPr>
          <w:t>“reflect</w:t>
        </w:r>
      </w:ins>
      <w:ins w:id="15" w:author="Janie Roberts" w:date="2024-08-21T12:46:00Z" w16du:dateUtc="2024-08-21T11:46:00Z">
        <w:r>
          <w:rPr>
            <w:rFonts w:cs="Calibri"/>
            <w:iCs/>
            <w:color w:val="000000"/>
          </w:rPr>
          <w:t xml:space="preserve"> for 30 seconds</w:t>
        </w:r>
      </w:ins>
      <w:ins w:id="16" w:author="Janie Roberts" w:date="2024-08-21T12:47:00Z" w16du:dateUtc="2024-08-21T11:47:00Z">
        <w:r>
          <w:rPr>
            <w:rFonts w:cs="Calibri"/>
            <w:iCs/>
            <w:color w:val="000000"/>
          </w:rPr>
          <w:t>”</w:t>
        </w:r>
      </w:ins>
      <w:ins w:id="17" w:author="Janie Roberts" w:date="2024-08-21T12:46:00Z" w16du:dateUtc="2024-08-21T11:46:00Z">
        <w:r>
          <w:rPr>
            <w:rFonts w:cs="Calibri"/>
            <w:iCs/>
            <w:color w:val="000000"/>
          </w:rPr>
          <w:t>, but actua</w:t>
        </w:r>
      </w:ins>
      <w:ins w:id="18" w:author="Janie Roberts" w:date="2024-08-21T12:47:00Z" w16du:dateUtc="2024-08-21T11:47:00Z">
        <w:r>
          <w:rPr>
            <w:rFonts w:cs="Calibri"/>
            <w:iCs/>
            <w:color w:val="000000"/>
          </w:rPr>
          <w:t>lly it’s one minute – perhaps remove time reference and just keep the two sets of Pause for 30 seconds.</w:t>
        </w:r>
      </w:ins>
    </w:p>
    <w:p w14:paraId="1520EABC" w14:textId="77777777" w:rsidR="006B365C" w:rsidRPr="006B365C" w:rsidRDefault="006B365C" w:rsidP="006B365C">
      <w:pPr>
        <w:spacing w:after="0" w:line="240" w:lineRule="auto"/>
        <w:jc w:val="both"/>
        <w:rPr>
          <w:rFonts w:cs="Calibri"/>
          <w:iCs/>
          <w:color w:val="000000"/>
          <w:rPrChange w:id="19" w:author="Janie Roberts" w:date="2024-08-21T12:22:00Z" w16du:dateUtc="2024-08-21T11:22:00Z">
            <w:rPr>
              <w:rFonts w:cs="Calibri"/>
              <w:i/>
              <w:color w:val="000000"/>
            </w:rPr>
          </w:rPrChange>
        </w:rPr>
      </w:pPr>
    </w:p>
    <w:p w14:paraId="02F86E60" w14:textId="203A3778" w:rsidR="006B365C" w:rsidRPr="002C459E" w:rsidRDefault="006B365C" w:rsidP="006B36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 w:rsidRPr="002C459E">
        <w:rPr>
          <w:rFonts w:cs="Calibri"/>
          <w:b/>
          <w:color w:val="000000"/>
        </w:rPr>
        <w:t>In what areas am I most critical of this person?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>30 seconds)</w:t>
      </w:r>
    </w:p>
    <w:p w14:paraId="0FAF0A08" w14:textId="77777777" w:rsidR="006B365C" w:rsidRPr="002C459E" w:rsidRDefault="006B365C" w:rsidP="006B365C">
      <w:pPr>
        <w:spacing w:after="0" w:line="240" w:lineRule="auto"/>
        <w:ind w:left="360"/>
        <w:jc w:val="both"/>
        <w:rPr>
          <w:rFonts w:cs="Calibri"/>
          <w:color w:val="000000"/>
        </w:rPr>
      </w:pPr>
      <w:r w:rsidRPr="002C459E">
        <w:rPr>
          <w:rFonts w:cs="Calibri"/>
          <w:color w:val="000000"/>
        </w:rPr>
        <w:t xml:space="preserve">Pause. If you haven’t done so already, take thirty seconds to jot down what came to mind. You might use your KF journal or your </w:t>
      </w:r>
      <w:r w:rsidRPr="002C459E">
        <w:rPr>
          <w:rFonts w:cs="Calibri"/>
          <w:b/>
          <w:color w:val="000000"/>
        </w:rPr>
        <w:t>Meeting Preparation Guide</w:t>
      </w:r>
      <w:r w:rsidRPr="002C459E">
        <w:rPr>
          <w:rFonts w:cs="Calibri"/>
          <w:color w:val="000000"/>
        </w:rPr>
        <w:t xml:space="preserve"> to take some notes.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</w:p>
    <w:p w14:paraId="49208E61" w14:textId="77777777" w:rsidR="006B365C" w:rsidRPr="002C459E" w:rsidRDefault="006B365C" w:rsidP="006B365C">
      <w:pPr>
        <w:spacing w:after="0" w:line="240" w:lineRule="auto"/>
        <w:jc w:val="both"/>
        <w:rPr>
          <w:rFonts w:cs="Calibri"/>
          <w:color w:val="000000"/>
        </w:rPr>
      </w:pPr>
    </w:p>
    <w:p w14:paraId="0102F5EF" w14:textId="77777777" w:rsidR="006B365C" w:rsidRPr="002C459E" w:rsidRDefault="006B365C" w:rsidP="006B36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  <w:color w:val="000000"/>
        </w:rPr>
      </w:pPr>
      <w:r w:rsidRPr="002C459E">
        <w:rPr>
          <w:rFonts w:cs="Calibri"/>
          <w:b/>
          <w:color w:val="000000"/>
        </w:rPr>
        <w:t>For what do I need to forgive this person?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>30 seconds)</w:t>
      </w:r>
      <w:r w:rsidRPr="002C459E">
        <w:rPr>
          <w:rFonts w:cs="Calibri"/>
          <w:b/>
          <w:color w:val="000000"/>
        </w:rPr>
        <w:t xml:space="preserve"> </w:t>
      </w:r>
    </w:p>
    <w:p w14:paraId="69A18B5E" w14:textId="77777777" w:rsidR="006B365C" w:rsidRPr="002C459E" w:rsidRDefault="006B365C" w:rsidP="006B365C">
      <w:pPr>
        <w:spacing w:after="0" w:line="240" w:lineRule="auto"/>
        <w:ind w:left="360"/>
        <w:jc w:val="both"/>
        <w:rPr>
          <w:rFonts w:cs="Calibri"/>
          <w:i/>
          <w:color w:val="000000"/>
        </w:rPr>
      </w:pPr>
      <w:r w:rsidRPr="002C459E">
        <w:rPr>
          <w:rFonts w:cs="Calibri"/>
          <w:color w:val="000000"/>
        </w:rPr>
        <w:t xml:space="preserve">Pause. Take a moment to jot down what came to mind.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</w:p>
    <w:p w14:paraId="756C822B" w14:textId="77777777" w:rsidR="006B365C" w:rsidRPr="002C459E" w:rsidRDefault="006B365C" w:rsidP="006B365C">
      <w:pPr>
        <w:spacing w:after="0" w:line="240" w:lineRule="auto"/>
        <w:jc w:val="both"/>
        <w:rPr>
          <w:rFonts w:cs="Calibri"/>
          <w:color w:val="000000"/>
        </w:rPr>
      </w:pPr>
    </w:p>
    <w:p w14:paraId="5ECA9BF0" w14:textId="77777777" w:rsidR="006B365C" w:rsidRPr="002C459E" w:rsidRDefault="006B365C" w:rsidP="006B36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  <w:i/>
          <w:color w:val="000000"/>
        </w:rPr>
      </w:pPr>
      <w:r w:rsidRPr="002C459E">
        <w:rPr>
          <w:rFonts w:cs="Calibri"/>
          <w:b/>
          <w:color w:val="000000"/>
        </w:rPr>
        <w:t>How do I treat this person when they make a mista</w:t>
      </w:r>
      <w:r w:rsidRPr="00CC26D4">
        <w:rPr>
          <w:rFonts w:cs="Calibri"/>
          <w:b/>
          <w:color w:val="000000"/>
        </w:rPr>
        <w:t>k</w:t>
      </w:r>
      <w:r w:rsidRPr="00AF0638">
        <w:rPr>
          <w:rFonts w:cs="Calibri"/>
          <w:b/>
          <w:color w:val="000000"/>
        </w:rPr>
        <w:t>e</w:t>
      </w:r>
      <w:r w:rsidRPr="002C459E">
        <w:rPr>
          <w:rFonts w:cs="Calibri"/>
          <w:b/>
          <w:color w:val="000000"/>
        </w:rPr>
        <w:t xml:space="preserve"> or do not live up to my standards?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 xml:space="preserve">30 seconds) </w:t>
      </w:r>
    </w:p>
    <w:p w14:paraId="1DCD2AD2" w14:textId="77777777" w:rsidR="006B365C" w:rsidRPr="002C459E" w:rsidRDefault="006B365C" w:rsidP="006B365C">
      <w:pPr>
        <w:spacing w:after="0" w:line="240" w:lineRule="auto"/>
        <w:ind w:left="360"/>
        <w:jc w:val="both"/>
        <w:rPr>
          <w:rFonts w:cs="Calibri"/>
          <w:i/>
          <w:color w:val="000000"/>
        </w:rPr>
      </w:pPr>
      <w:r w:rsidRPr="002C459E">
        <w:rPr>
          <w:rFonts w:cs="Calibri"/>
          <w:color w:val="000000"/>
        </w:rPr>
        <w:t xml:space="preserve">Pause, and write for thirty seconds.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  <w:r w:rsidRPr="002C459E">
        <w:rPr>
          <w:rFonts w:cs="Calibri"/>
        </w:rPr>
        <w:t xml:space="preserve"> </w:t>
      </w:r>
    </w:p>
    <w:p w14:paraId="62F06B97" w14:textId="77777777" w:rsidR="006B365C" w:rsidRPr="00F355D9" w:rsidRDefault="006B365C" w:rsidP="006B365C">
      <w:pPr>
        <w:spacing w:after="0" w:line="240" w:lineRule="auto"/>
        <w:jc w:val="both"/>
        <w:rPr>
          <w:rFonts w:cstheme="minorHAnsi"/>
          <w:color w:val="000000"/>
        </w:rPr>
      </w:pPr>
    </w:p>
    <w:p w14:paraId="3C5C6DA0" w14:textId="02658769" w:rsidR="006B365C" w:rsidRPr="00F355D9" w:rsidRDefault="006B365C" w:rsidP="006B365C">
      <w:pPr>
        <w:spacing w:after="0" w:line="240" w:lineRule="auto"/>
        <w:jc w:val="both"/>
        <w:rPr>
          <w:rFonts w:cstheme="minorHAnsi"/>
          <w:i/>
          <w:color w:val="000000"/>
        </w:rPr>
      </w:pPr>
      <w:bookmarkStart w:id="20" w:name="_Hlk487888971"/>
      <w:r w:rsidRPr="00F355D9">
        <w:rPr>
          <w:rFonts w:cstheme="minorHAnsi"/>
          <w:color w:val="000000"/>
        </w:rPr>
        <w:t xml:space="preserve">Now, use your imagination in a healthy way to experiment with bringing compassion to this person. You might call to mind someone </w:t>
      </w:r>
      <w:r w:rsidRPr="006B365C">
        <w:rPr>
          <w:rFonts w:cstheme="minorHAnsi"/>
          <w:color w:val="000000"/>
          <w:highlight w:val="yellow"/>
          <w:rPrChange w:id="21" w:author="Janie Roberts" w:date="2024-08-21T12:25:00Z" w16du:dateUtc="2024-08-21T11:25:00Z">
            <w:rPr>
              <w:rFonts w:cstheme="minorHAnsi"/>
              <w:color w:val="000000"/>
            </w:rPr>
          </w:rPrChange>
        </w:rPr>
        <w:t>who loves this person as they are—God or Jesus, someone human, or even another creature.</w:t>
      </w:r>
      <w:r w:rsidRPr="00F355D9">
        <w:rPr>
          <w:rFonts w:cstheme="minorHAnsi"/>
          <w:color w:val="000000"/>
        </w:rPr>
        <w:t xml:space="preserve"> </w:t>
      </w:r>
      <w:r w:rsidRPr="00DF26DB">
        <w:rPr>
          <w:rFonts w:cstheme="minorHAnsi"/>
          <w:color w:val="000000"/>
        </w:rPr>
        <w:t xml:space="preserve">Imagine that you can see this person through their loving eyes. </w:t>
      </w:r>
      <w:r w:rsidRPr="00DF26DB">
        <w:rPr>
          <w:rFonts w:cstheme="minorHAnsi"/>
          <w:i/>
          <w:color w:val="000000"/>
        </w:rPr>
        <w:t xml:space="preserve">(Pause) </w:t>
      </w:r>
      <w:r w:rsidRPr="00DF26DB">
        <w:rPr>
          <w:rFonts w:cstheme="minorHAnsi"/>
          <w:color w:val="000000"/>
        </w:rPr>
        <w:t>As you breathe</w:t>
      </w:r>
      <w:del w:id="22" w:author="Janie Roberts" w:date="2024-08-21T12:28:00Z" w16du:dateUtc="2024-08-21T11:28:00Z">
        <w:r w:rsidRPr="00DF26DB" w:rsidDel="00C244E2">
          <w:rPr>
            <w:rFonts w:cstheme="minorHAnsi"/>
            <w:color w:val="000000"/>
          </w:rPr>
          <w:delText xml:space="preserve"> </w:delText>
        </w:r>
        <w:r w:rsidRPr="006B365C" w:rsidDel="00C244E2">
          <w:rPr>
            <w:rFonts w:cstheme="minorHAnsi"/>
            <w:color w:val="000000"/>
            <w:highlight w:val="yellow"/>
            <w:rPrChange w:id="23" w:author="Janie Roberts" w:date="2024-08-21T12:25:00Z" w16du:dateUtc="2024-08-21T11:25:00Z">
              <w:rPr>
                <w:rFonts w:cstheme="minorHAnsi"/>
                <w:color w:val="000000"/>
              </w:rPr>
            </w:rPrChange>
          </w:rPr>
          <w:delText>for one minute</w:delText>
        </w:r>
      </w:del>
      <w:r w:rsidRPr="00DF26DB">
        <w:rPr>
          <w:rFonts w:cstheme="minorHAnsi"/>
          <w:color w:val="000000"/>
        </w:rPr>
        <w:t xml:space="preserve">, observe </w:t>
      </w:r>
      <w:r w:rsidRPr="008A2714">
        <w:rPr>
          <w:rFonts w:cstheme="minorHAnsi"/>
          <w:color w:val="000000"/>
        </w:rPr>
        <w:t>whatever comes</w:t>
      </w:r>
      <w:r>
        <w:rPr>
          <w:rFonts w:cstheme="minorHAnsi"/>
          <w:color w:val="000000"/>
        </w:rPr>
        <w:t xml:space="preserve"> to mind</w:t>
      </w:r>
      <w:r w:rsidRPr="00DF26DB">
        <w:rPr>
          <w:rFonts w:cstheme="minorHAnsi"/>
          <w:color w:val="000000"/>
        </w:rPr>
        <w:t xml:space="preserve"> and</w:t>
      </w:r>
      <w:r w:rsidRPr="00F355D9">
        <w:rPr>
          <w:rFonts w:cstheme="minorHAnsi"/>
          <w:color w:val="000000"/>
        </w:rPr>
        <w:t xml:space="preserve"> practice letting go of judgment. </w:t>
      </w:r>
      <w:r w:rsidRPr="00F355D9">
        <w:rPr>
          <w:rFonts w:cstheme="minorHAnsi"/>
          <w:i/>
          <w:color w:val="000000"/>
        </w:rPr>
        <w:t xml:space="preserve">(Pause </w:t>
      </w:r>
      <w:r>
        <w:rPr>
          <w:rFonts w:cstheme="minorHAnsi"/>
          <w:i/>
          <w:color w:val="000000"/>
        </w:rPr>
        <w:t xml:space="preserve">for </w:t>
      </w:r>
      <w:r w:rsidRPr="00F355D9">
        <w:rPr>
          <w:rFonts w:cstheme="minorHAnsi"/>
          <w:i/>
          <w:color w:val="000000"/>
        </w:rPr>
        <w:t>1 minute)</w:t>
      </w:r>
    </w:p>
    <w:bookmarkEnd w:id="20"/>
    <w:p w14:paraId="40E670EF" w14:textId="77777777" w:rsidR="006B365C" w:rsidRPr="00F355D9" w:rsidRDefault="006B365C" w:rsidP="006B365C">
      <w:pPr>
        <w:spacing w:after="0" w:line="240" w:lineRule="auto"/>
        <w:jc w:val="both"/>
        <w:rPr>
          <w:rFonts w:cstheme="minorHAnsi"/>
          <w:color w:val="000000"/>
        </w:rPr>
      </w:pPr>
    </w:p>
    <w:p w14:paraId="63876A8C" w14:textId="0077EADA" w:rsidR="006B365C" w:rsidRDefault="006B365C" w:rsidP="006B365C">
      <w:pPr>
        <w:spacing w:after="0" w:line="240" w:lineRule="auto"/>
        <w:jc w:val="both"/>
        <w:rPr>
          <w:ins w:id="24" w:author="Janie Roberts" w:date="2024-08-21T12:49:00Z" w16du:dateUtc="2024-08-21T11:49:00Z"/>
          <w:rFonts w:cstheme="minorHAnsi"/>
          <w:color w:val="000000"/>
        </w:rPr>
      </w:pPr>
      <w:r w:rsidRPr="00F355D9">
        <w:rPr>
          <w:rFonts w:cstheme="minorHAnsi"/>
          <w:color w:val="000000"/>
        </w:rPr>
        <w:t>Pause</w:t>
      </w:r>
      <w:ins w:id="25" w:author="Janie Roberts" w:date="2024-08-21T12:49:00Z" w16du:dateUtc="2024-08-21T11:49:00Z">
        <w:r w:rsidR="00EE00B9">
          <w:rPr>
            <w:rFonts w:cstheme="minorHAnsi"/>
            <w:color w:val="000000"/>
          </w:rPr>
          <w:t xml:space="preserve"> and</w:t>
        </w:r>
      </w:ins>
      <w:del w:id="26" w:author="Janie Roberts" w:date="2024-08-21T12:49:00Z" w16du:dateUtc="2024-08-21T11:49:00Z">
        <w:r w:rsidRPr="00F355D9" w:rsidDel="00EE00B9">
          <w:rPr>
            <w:rFonts w:cstheme="minorHAnsi"/>
            <w:color w:val="000000"/>
          </w:rPr>
          <w:delText>,</w:delText>
        </w:r>
      </w:del>
      <w:r w:rsidRPr="00F355D9">
        <w:rPr>
          <w:rFonts w:cstheme="minorHAnsi"/>
          <w:color w:val="000000"/>
        </w:rPr>
        <w:t xml:space="preserve"> take a deep breath</w:t>
      </w:r>
      <w:del w:id="27" w:author="Janie Roberts" w:date="2024-08-21T12:26:00Z" w16du:dateUtc="2024-08-21T11:26:00Z">
        <w:r w:rsidRPr="00F355D9" w:rsidDel="006B365C">
          <w:rPr>
            <w:rFonts w:cstheme="minorHAnsi"/>
            <w:color w:val="000000"/>
          </w:rPr>
          <w:delText>, and re-engage with the meeting</w:delText>
        </w:r>
      </w:del>
      <w:r w:rsidRPr="00F355D9">
        <w:rPr>
          <w:rFonts w:cstheme="minorHAnsi"/>
          <w:color w:val="000000"/>
        </w:rPr>
        <w:t>.</w:t>
      </w:r>
    </w:p>
    <w:p w14:paraId="7039A3F5" w14:textId="77777777" w:rsidR="00EE00B9" w:rsidRDefault="00EE00B9" w:rsidP="006B365C">
      <w:pPr>
        <w:spacing w:after="0" w:line="240" w:lineRule="auto"/>
        <w:jc w:val="both"/>
        <w:rPr>
          <w:ins w:id="28" w:author="Janie Roberts" w:date="2024-08-21T12:49:00Z" w16du:dateUtc="2024-08-21T11:49:00Z"/>
          <w:rFonts w:cstheme="minorHAnsi"/>
          <w:color w:val="000000"/>
        </w:rPr>
      </w:pPr>
    </w:p>
    <w:p w14:paraId="55F0A332" w14:textId="4848762E" w:rsidR="00EE00B9" w:rsidRPr="00F355D9" w:rsidRDefault="00EE00B9" w:rsidP="006B365C">
      <w:pPr>
        <w:spacing w:after="0" w:line="240" w:lineRule="auto"/>
        <w:jc w:val="both"/>
        <w:rPr>
          <w:rFonts w:cstheme="minorHAnsi"/>
          <w:color w:val="000000"/>
        </w:rPr>
      </w:pPr>
      <w:ins w:id="29" w:author="Janie Roberts" w:date="2024-08-21T12:49:00Z" w16du:dateUtc="2024-08-21T11:49:00Z">
        <w:r>
          <w:rPr>
            <w:rFonts w:cstheme="minorHAnsi"/>
            <w:color w:val="000000"/>
          </w:rPr>
          <w:t>There are two extra sentences at the end which are probably not necessary for the web version.</w:t>
        </w:r>
      </w:ins>
    </w:p>
    <w:p w14:paraId="603E4635" w14:textId="77777777" w:rsidR="00C76F6D" w:rsidRDefault="00C76F6D" w:rsidP="00C76F6D"/>
    <w:sectPr w:rsidR="00C76F6D" w:rsidSect="000E2A11">
      <w:footerReference w:type="default" r:id="rId8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6BE00" w14:textId="77777777" w:rsidR="00073902" w:rsidRDefault="00073902" w:rsidP="006937AB">
      <w:pPr>
        <w:spacing w:after="0" w:line="240" w:lineRule="auto"/>
      </w:pPr>
      <w:r>
        <w:separator/>
      </w:r>
    </w:p>
  </w:endnote>
  <w:endnote w:type="continuationSeparator" w:id="0">
    <w:p w14:paraId="1D41D1B2" w14:textId="77777777" w:rsidR="00073902" w:rsidRDefault="00073902" w:rsidP="00693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D0CCD" w14:textId="72A22615" w:rsidR="006937AB" w:rsidRPr="006A3BE6" w:rsidRDefault="006A3BE6" w:rsidP="006A3BE6">
    <w:pPr>
      <w:pStyle w:val="Footer"/>
    </w:pPr>
    <w:r>
      <w:t xml:space="preserve">karisfellowships.com </w:t>
    </w:r>
    <w:r>
      <w:ptab w:relativeTo="margin" w:alignment="center" w:leader="none"/>
    </w:r>
    <w:r w:rsidR="006B365C">
      <w:t>Mercy</w:t>
    </w:r>
    <w:r w:rsidR="00C76F6D">
      <w:t xml:space="preserve"> </w:t>
    </w:r>
    <w:r w:rsidR="00C76F6D" w:rsidRPr="00C76F6D">
      <w:rPr>
        <w:highlight w:val="yellow"/>
      </w:rPr>
      <w:t>Med</w:t>
    </w:r>
    <w:r w:rsidR="006B365C">
      <w:rPr>
        <w:highlight w:val="yellow"/>
      </w:rPr>
      <w:t xml:space="preserve"> for Others</w:t>
    </w:r>
    <w:r w:rsidRPr="00C76F6D">
      <w:rPr>
        <w:highlight w:val="yellow"/>
      </w:rPr>
      <w:ptab w:relativeTo="margin" w:alignment="right" w:leader="none"/>
    </w:r>
    <w:r>
      <w:rPr>
        <w:rFonts w:cstheme="minorHAnsi"/>
      </w:rPr>
      <w:t>©</w:t>
    </w:r>
    <w:r w:rsidRPr="00C76F6D">
      <w:rPr>
        <w:highlight w:val="yellow"/>
      </w:rPr>
      <w:t>2020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01E8C" w14:textId="77777777" w:rsidR="00073902" w:rsidRDefault="00073902" w:rsidP="006937AB">
      <w:pPr>
        <w:spacing w:after="0" w:line="240" w:lineRule="auto"/>
      </w:pPr>
      <w:r>
        <w:separator/>
      </w:r>
    </w:p>
  </w:footnote>
  <w:footnote w:type="continuationSeparator" w:id="0">
    <w:p w14:paraId="41D25F29" w14:textId="77777777" w:rsidR="00073902" w:rsidRDefault="00073902" w:rsidP="00693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E51E44"/>
    <w:multiLevelType w:val="hybridMultilevel"/>
    <w:tmpl w:val="BC523FE2"/>
    <w:lvl w:ilvl="0" w:tplc="92A2CC5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8878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anie Roberts">
    <w15:presenceInfo w15:providerId="None" w15:userId="Janie Robert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05095"/>
    <w:rsid w:val="00012B0D"/>
    <w:rsid w:val="00073902"/>
    <w:rsid w:val="00076B52"/>
    <w:rsid w:val="000E2A11"/>
    <w:rsid w:val="000E345C"/>
    <w:rsid w:val="00167693"/>
    <w:rsid w:val="00190004"/>
    <w:rsid w:val="00251FC5"/>
    <w:rsid w:val="00371384"/>
    <w:rsid w:val="00470031"/>
    <w:rsid w:val="005D492A"/>
    <w:rsid w:val="005E4981"/>
    <w:rsid w:val="00634EDD"/>
    <w:rsid w:val="006937AB"/>
    <w:rsid w:val="006A3BE6"/>
    <w:rsid w:val="006B365C"/>
    <w:rsid w:val="00740457"/>
    <w:rsid w:val="007E530E"/>
    <w:rsid w:val="008F5DA9"/>
    <w:rsid w:val="00900151"/>
    <w:rsid w:val="00956BC0"/>
    <w:rsid w:val="00967CC4"/>
    <w:rsid w:val="009762F1"/>
    <w:rsid w:val="00AF1C78"/>
    <w:rsid w:val="00B77F1D"/>
    <w:rsid w:val="00C244E2"/>
    <w:rsid w:val="00C76F6D"/>
    <w:rsid w:val="00CA667B"/>
    <w:rsid w:val="00CE5477"/>
    <w:rsid w:val="00EE00B9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E345C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76F6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F6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6F6D"/>
    <w:rPr>
      <w:vertAlign w:val="superscript"/>
    </w:rPr>
  </w:style>
  <w:style w:type="paragraph" w:styleId="ListParagraph">
    <w:name w:val="List Paragraph"/>
    <w:basedOn w:val="Normal"/>
    <w:uiPriority w:val="34"/>
    <w:qFormat/>
    <w:rsid w:val="006B365C"/>
    <w:pPr>
      <w:ind w:left="720"/>
      <w:contextualSpacing/>
    </w:pPr>
    <w:rPr>
      <w:rFonts w:ascii="Calibri" w:eastAsia="MS Mincho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Alison</dc:creator>
  <cp:lastModifiedBy>Janie Roberts</cp:lastModifiedBy>
  <cp:revision>4</cp:revision>
  <cp:lastPrinted>2022-12-21T01:54:00Z</cp:lastPrinted>
  <dcterms:created xsi:type="dcterms:W3CDTF">2024-08-21T11:26:00Z</dcterms:created>
  <dcterms:modified xsi:type="dcterms:W3CDTF">2024-08-21T11:49:00Z</dcterms:modified>
</cp:coreProperties>
</file>