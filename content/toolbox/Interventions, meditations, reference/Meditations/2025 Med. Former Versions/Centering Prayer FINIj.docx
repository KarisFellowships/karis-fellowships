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AA95E" w14:textId="40C52D2E" w:rsidR="006937AB" w:rsidRPr="006937AB" w:rsidRDefault="00F0321A" w:rsidP="00B77F1D">
      <w:pPr>
        <w:pStyle w:val="Title"/>
        <w:rPr>
          <w:rFonts w:eastAsia="Times New Roman"/>
          <w:kern w:val="36"/>
        </w:rPr>
      </w:pPr>
      <w:r>
        <w:rPr>
          <w:rFonts w:eastAsia="Times New Roman"/>
          <w:kern w:val="36"/>
        </w:rPr>
        <w:t>Centering Prayer</w:t>
      </w:r>
      <w:r>
        <w:rPr>
          <w:rStyle w:val="EndnoteReference"/>
          <w:rFonts w:eastAsia="Times New Roman"/>
          <w:kern w:val="36"/>
        </w:rPr>
        <w:endnoteReference w:id="1"/>
      </w:r>
    </w:p>
    <w:p w14:paraId="5F3620DD" w14:textId="5343595C" w:rsidR="004F4878" w:rsidRPr="00AD7ED1" w:rsidRDefault="004F4878" w:rsidP="004F4878">
      <w:pPr>
        <w:spacing w:after="0" w:line="240" w:lineRule="auto"/>
        <w:jc w:val="both"/>
        <w:rPr>
          <w:i/>
          <w:iCs/>
        </w:rPr>
      </w:pPr>
      <w:r w:rsidRPr="00AD7ED1">
        <w:rPr>
          <w:iCs/>
        </w:rPr>
        <w:t xml:space="preserve">Begin with stillness, resting in your spirit and your natural breath. Assume a meditation posture, and breathe. </w:t>
      </w:r>
      <w:r w:rsidRPr="00AD7ED1">
        <w:rPr>
          <w:i/>
          <w:iCs/>
        </w:rPr>
        <w:t xml:space="preserve">(Pause) </w:t>
      </w:r>
      <w:ins w:id="0" w:author="Nancy Diven" w:date="2025-04-18T09:36:00Z" w16du:dateUtc="2025-04-18T14:36:00Z">
        <w:r w:rsidR="00813644">
          <w:rPr>
            <w:iCs/>
          </w:rPr>
          <w:t>L</w:t>
        </w:r>
      </w:ins>
      <w:del w:id="1" w:author="Nancy Diven" w:date="2025-04-18T09:36:00Z" w16du:dateUtc="2025-04-18T14:36:00Z">
        <w:r w:rsidRPr="00F0321A" w:rsidDel="00813644">
          <w:rPr>
            <w:iCs/>
            <w:highlight w:val="yellow"/>
            <w:rPrChange w:id="2" w:author="Janie Roberts" w:date="2024-08-21T12:02:00Z" w16du:dateUtc="2024-08-21T11:02:00Z">
              <w:rPr>
                <w:iCs/>
              </w:rPr>
            </w:rPrChange>
          </w:rPr>
          <w:delText>You might</w:delText>
        </w:r>
        <w:r w:rsidRPr="00AD7ED1" w:rsidDel="00813644">
          <w:rPr>
            <w:iCs/>
          </w:rPr>
          <w:delText xml:space="preserve"> l</w:delText>
        </w:r>
      </w:del>
      <w:r w:rsidRPr="00AD7ED1">
        <w:rPr>
          <w:iCs/>
        </w:rPr>
        <w:t>ift the back of your head to straighten your neck</w:t>
      </w:r>
      <w:r w:rsidRPr="00F0321A">
        <w:rPr>
          <w:iCs/>
          <w:highlight w:val="yellow"/>
          <w:rPrChange w:id="3" w:author="Janie Roberts" w:date="2024-08-21T12:02:00Z" w16du:dateUtc="2024-08-21T11:02:00Z">
            <w:rPr>
              <w:iCs/>
            </w:rPr>
          </w:rPrChange>
        </w:rPr>
        <w:t>,</w:t>
      </w:r>
      <w:r w:rsidRPr="00AD7ED1">
        <w:rPr>
          <w:iCs/>
        </w:rPr>
        <w:t xml:space="preserve"> and lower your chin a little. Reach the crown of your head toward the heavens and your tailbone toward the earth. </w:t>
      </w:r>
      <w:r w:rsidRPr="00F0321A">
        <w:rPr>
          <w:iCs/>
          <w:highlight w:val="yellow"/>
          <w:rPrChange w:id="4" w:author="Janie Roberts" w:date="2024-08-21T12:02:00Z" w16du:dateUtc="2024-08-21T11:02:00Z">
            <w:rPr>
              <w:iCs/>
            </w:rPr>
          </w:rPrChange>
        </w:rPr>
        <w:t>You might</w:t>
      </w:r>
      <w:r w:rsidRPr="00AD7ED1">
        <w:rPr>
          <w:iCs/>
        </w:rPr>
        <w:t xml:space="preserve"> </w:t>
      </w:r>
      <w:r w:rsidRPr="00F0321A">
        <w:rPr>
          <w:iCs/>
          <w:highlight w:val="yellow"/>
          <w:rPrChange w:id="5" w:author="Janie Roberts" w:date="2024-08-21T12:03:00Z" w16du:dateUtc="2024-08-21T11:03:00Z">
            <w:rPr>
              <w:iCs/>
            </w:rPr>
          </w:rPrChange>
        </w:rPr>
        <w:t>try</w:t>
      </w:r>
      <w:ins w:id="6" w:author="Janie Roberts" w:date="2024-08-21T12:03:00Z" w16du:dateUtc="2024-08-21T11:03:00Z">
        <w:r w:rsidR="00F0321A">
          <w:rPr>
            <w:iCs/>
          </w:rPr>
          <w:t>/ex</w:t>
        </w:r>
      </w:ins>
      <w:ins w:id="7" w:author="Janie Roberts" w:date="2024-08-21T12:04:00Z" w16du:dateUtc="2024-08-21T11:04:00Z">
        <w:r w:rsidR="00F0321A">
          <w:rPr>
            <w:iCs/>
          </w:rPr>
          <w:t>periment with</w:t>
        </w:r>
      </w:ins>
      <w:r w:rsidRPr="00AD7ED1">
        <w:rPr>
          <w:iCs/>
        </w:rPr>
        <w:t xml:space="preserve"> standing during this meditation time as this can help focus a wandering mind. Breathe. </w:t>
      </w:r>
      <w:r w:rsidRPr="00AD7ED1">
        <w:rPr>
          <w:i/>
          <w:iCs/>
        </w:rPr>
        <w:t xml:space="preserve">(Pause </w:t>
      </w:r>
      <w:r>
        <w:rPr>
          <w:i/>
          <w:iCs/>
        </w:rPr>
        <w:t xml:space="preserve">for </w:t>
      </w:r>
      <w:r w:rsidRPr="00AD7ED1">
        <w:rPr>
          <w:i/>
          <w:iCs/>
        </w:rPr>
        <w:t>30 seconds)</w:t>
      </w:r>
    </w:p>
    <w:p w14:paraId="3A97B965" w14:textId="77777777" w:rsidR="004F4878" w:rsidRPr="00AD7ED1" w:rsidRDefault="004F4878" w:rsidP="004F4878">
      <w:pPr>
        <w:spacing w:after="0" w:line="240" w:lineRule="auto"/>
        <w:jc w:val="both"/>
        <w:rPr>
          <w:iCs/>
        </w:rPr>
      </w:pPr>
    </w:p>
    <w:p w14:paraId="69B01BE0" w14:textId="3A09531B" w:rsidR="004F4878" w:rsidRDefault="004F4878" w:rsidP="004F4878">
      <w:pPr>
        <w:widowControl w:val="0"/>
        <w:spacing w:after="0" w:line="240" w:lineRule="auto"/>
        <w:jc w:val="both"/>
        <w:rPr>
          <w:rFonts w:cstheme="minorHAnsi"/>
          <w:iCs/>
        </w:rPr>
      </w:pPr>
      <w:r w:rsidRPr="00AD7ED1">
        <w:rPr>
          <w:rFonts w:cstheme="minorHAnsi"/>
          <w:iCs/>
        </w:rPr>
        <w:t xml:space="preserve">Now, </w:t>
      </w:r>
      <w:r w:rsidRPr="00F0321A">
        <w:rPr>
          <w:rFonts w:cstheme="minorHAnsi"/>
          <w:iCs/>
          <w:highlight w:val="yellow"/>
          <w:rPrChange w:id="8" w:author="Janie Roberts" w:date="2024-08-21T12:03:00Z" w16du:dateUtc="2024-08-21T11:03:00Z">
            <w:rPr>
              <w:rFonts w:cstheme="minorHAnsi"/>
              <w:iCs/>
            </w:rPr>
          </w:rPrChange>
        </w:rPr>
        <w:t>try</w:t>
      </w:r>
      <w:r w:rsidRPr="00AD7ED1">
        <w:rPr>
          <w:rFonts w:cstheme="minorHAnsi"/>
          <w:iCs/>
        </w:rPr>
        <w:t xml:space="preserve"> asking God for a word, a phrase, or an image. </w:t>
      </w:r>
      <w:r w:rsidRPr="00AD7ED1">
        <w:rPr>
          <w:rFonts w:cstheme="minorHAnsi"/>
          <w:i/>
          <w:iCs/>
        </w:rPr>
        <w:t xml:space="preserve">(Pause for 10 seconds) </w:t>
      </w:r>
      <w:r w:rsidRPr="00AD7ED1">
        <w:rPr>
          <w:rFonts w:cstheme="minorHAnsi"/>
          <w:iCs/>
        </w:rPr>
        <w:t xml:space="preserve">We will use the simple term </w:t>
      </w:r>
      <w:r w:rsidRPr="00AD7ED1">
        <w:rPr>
          <w:rFonts w:cstheme="minorHAnsi"/>
          <w:i/>
          <w:iCs/>
        </w:rPr>
        <w:t>word</w:t>
      </w:r>
      <w:r w:rsidRPr="00AD7ED1">
        <w:rPr>
          <w:rFonts w:cstheme="minorHAnsi"/>
          <w:iCs/>
        </w:rPr>
        <w:t xml:space="preserve"> to refer to these words, phrases, and images. Allow your word to float to the surface of your consciousness. It might be a </w:t>
      </w:r>
      <w:r w:rsidRPr="00F0321A">
        <w:rPr>
          <w:rFonts w:cstheme="minorHAnsi"/>
          <w:iCs/>
          <w:highlight w:val="yellow"/>
          <w:rPrChange w:id="9" w:author="Janie Roberts" w:date="2024-08-21T12:05:00Z" w16du:dateUtc="2024-08-21T11:05:00Z">
            <w:rPr>
              <w:rFonts w:cstheme="minorHAnsi"/>
              <w:iCs/>
            </w:rPr>
          </w:rPrChange>
        </w:rPr>
        <w:t>B</w:t>
      </w:r>
      <w:r w:rsidRPr="00AD7ED1">
        <w:rPr>
          <w:rFonts w:cstheme="minorHAnsi"/>
          <w:iCs/>
        </w:rPr>
        <w:t xml:space="preserve">iblical word like </w:t>
      </w:r>
      <w:r w:rsidRPr="00AD7ED1">
        <w:rPr>
          <w:rFonts w:cstheme="minorHAnsi"/>
          <w:i/>
          <w:iCs/>
        </w:rPr>
        <w:t>love</w:t>
      </w:r>
      <w:r w:rsidRPr="00AD7ED1">
        <w:rPr>
          <w:rFonts w:cstheme="minorHAnsi"/>
          <w:iCs/>
        </w:rPr>
        <w:t>,</w:t>
      </w:r>
      <w:r w:rsidRPr="00AD7ED1">
        <w:rPr>
          <w:rFonts w:cstheme="minorHAnsi"/>
          <w:i/>
          <w:iCs/>
        </w:rPr>
        <w:t xml:space="preserve"> mercy</w:t>
      </w:r>
      <w:r w:rsidRPr="00AD7ED1">
        <w:rPr>
          <w:rFonts w:cstheme="minorHAnsi"/>
          <w:iCs/>
        </w:rPr>
        <w:t>,</w:t>
      </w:r>
      <w:r w:rsidRPr="00AD7ED1">
        <w:rPr>
          <w:rFonts w:cstheme="minorHAnsi"/>
          <w:i/>
          <w:iCs/>
        </w:rPr>
        <w:t xml:space="preserve"> </w:t>
      </w:r>
      <w:r w:rsidRPr="00AD7ED1">
        <w:rPr>
          <w:rFonts w:cstheme="minorHAnsi"/>
          <w:iCs/>
        </w:rPr>
        <w:t>or</w:t>
      </w:r>
      <w:r w:rsidRPr="00AD7ED1">
        <w:rPr>
          <w:rFonts w:cstheme="minorHAnsi"/>
          <w:i/>
          <w:iCs/>
        </w:rPr>
        <w:t xml:space="preserve"> Jesus</w:t>
      </w:r>
      <w:r w:rsidRPr="00AD7ED1">
        <w:rPr>
          <w:rFonts w:cstheme="minorHAnsi"/>
          <w:iCs/>
        </w:rPr>
        <w:t xml:space="preserve">, or it might be a word of guidance like </w:t>
      </w:r>
      <w:r w:rsidRPr="00AD7ED1">
        <w:rPr>
          <w:rFonts w:cstheme="minorHAnsi"/>
          <w:i/>
          <w:iCs/>
        </w:rPr>
        <w:t>let go</w:t>
      </w:r>
      <w:r w:rsidRPr="00AD7ED1">
        <w:rPr>
          <w:rFonts w:cstheme="minorHAnsi"/>
          <w:iCs/>
        </w:rPr>
        <w:t xml:space="preserve"> or </w:t>
      </w:r>
      <w:r w:rsidRPr="00AD7ED1">
        <w:rPr>
          <w:rFonts w:cstheme="minorHAnsi"/>
          <w:i/>
          <w:iCs/>
        </w:rPr>
        <w:t>connect</w:t>
      </w:r>
      <w:r w:rsidRPr="00AD7ED1">
        <w:rPr>
          <w:rFonts w:cstheme="minorHAnsi"/>
          <w:iCs/>
        </w:rPr>
        <w:t xml:space="preserve">. Some people identify a meaningful image. Stick to your word </w:t>
      </w:r>
      <w:r w:rsidRPr="00C26D47">
        <w:rPr>
          <w:rFonts w:cstheme="minorHAnsi"/>
          <w:iCs/>
        </w:rPr>
        <w:t xml:space="preserve">during the meditation time. When other thoughts intrude into your consciousness, gently return to your word. Breathe, and allow your mind to rest in stillness as you continue to recall the word. </w:t>
      </w:r>
      <w:r w:rsidRPr="00C26D47">
        <w:rPr>
          <w:rFonts w:cstheme="minorHAnsi"/>
          <w:i/>
          <w:iCs/>
        </w:rPr>
        <w:t>(Pause for 30 seconds</w:t>
      </w:r>
      <w:r w:rsidRPr="00AD7ED1">
        <w:rPr>
          <w:rFonts w:cstheme="minorHAnsi"/>
          <w:i/>
          <w:iCs/>
        </w:rPr>
        <w:t>)</w:t>
      </w:r>
      <w:r w:rsidRPr="00AD7ED1">
        <w:rPr>
          <w:rFonts w:cstheme="minorHAnsi"/>
          <w:iCs/>
        </w:rPr>
        <w:t xml:space="preserve"> </w:t>
      </w:r>
    </w:p>
    <w:p w14:paraId="242A4575" w14:textId="77777777" w:rsidR="004F4878" w:rsidRPr="00AD7ED1" w:rsidRDefault="004F4878" w:rsidP="004F4878">
      <w:pPr>
        <w:widowControl w:val="0"/>
        <w:spacing w:after="0" w:line="240" w:lineRule="auto"/>
        <w:jc w:val="both"/>
        <w:rPr>
          <w:rFonts w:cstheme="minorHAnsi"/>
          <w:iCs/>
        </w:rPr>
      </w:pPr>
    </w:p>
    <w:p w14:paraId="04B74E42" w14:textId="77777777" w:rsidR="004F4878" w:rsidRPr="00AD7ED1" w:rsidRDefault="004F4878" w:rsidP="004F4878">
      <w:pPr>
        <w:widowControl w:val="0"/>
        <w:spacing w:after="0" w:line="240" w:lineRule="auto"/>
        <w:jc w:val="both"/>
        <w:rPr>
          <w:rFonts w:cstheme="minorHAnsi"/>
          <w:i/>
          <w:iCs/>
        </w:rPr>
      </w:pPr>
      <w:r w:rsidRPr="00AD7ED1">
        <w:rPr>
          <w:rFonts w:cstheme="minorHAnsi"/>
          <w:iCs/>
        </w:rPr>
        <w:t xml:space="preserve">When you are comfortable with your word, try allowing it to float away from your mind. Dwell in the silence and rest in the stillness as your mind observes the breath. You might </w:t>
      </w:r>
      <w:r>
        <w:rPr>
          <w:rFonts w:cstheme="minorHAnsi"/>
          <w:iCs/>
        </w:rPr>
        <w:t>attend to</w:t>
      </w:r>
      <w:r w:rsidRPr="00AD7ED1">
        <w:rPr>
          <w:rFonts w:cstheme="minorHAnsi"/>
          <w:iCs/>
        </w:rPr>
        <w:t xml:space="preserve"> the word </w:t>
      </w:r>
      <w:r>
        <w:rPr>
          <w:rFonts w:cstheme="minorHAnsi"/>
          <w:iCs/>
        </w:rPr>
        <w:t>for</w:t>
      </w:r>
      <w:r w:rsidRPr="00AD7ED1">
        <w:rPr>
          <w:rFonts w:cstheme="minorHAnsi"/>
          <w:iCs/>
        </w:rPr>
        <w:t xml:space="preserve"> one breath and then allow your mind to repose silently for two breaths. Repeat the pattern. We will practice for one minute. Remember to consciously breathe. </w:t>
      </w:r>
      <w:r w:rsidRPr="00AD7ED1">
        <w:rPr>
          <w:rFonts w:cstheme="minorHAnsi"/>
          <w:i/>
          <w:iCs/>
        </w:rPr>
        <w:t>(Pause for 1 minute)</w:t>
      </w:r>
    </w:p>
    <w:p w14:paraId="0741E8A9" w14:textId="77777777" w:rsidR="004F4878" w:rsidRPr="00AD7ED1" w:rsidRDefault="004F4878" w:rsidP="004F4878">
      <w:pPr>
        <w:spacing w:after="0" w:line="240" w:lineRule="auto"/>
        <w:jc w:val="both"/>
        <w:rPr>
          <w:rFonts w:cstheme="minorHAnsi"/>
          <w:iCs/>
        </w:rPr>
      </w:pPr>
    </w:p>
    <w:p w14:paraId="06875518" w14:textId="77777777" w:rsidR="004F4878" w:rsidRPr="00AD7ED1" w:rsidRDefault="004F4878" w:rsidP="004F4878">
      <w:pPr>
        <w:spacing w:after="0" w:line="240" w:lineRule="auto"/>
        <w:jc w:val="both"/>
        <w:rPr>
          <w:rFonts w:cstheme="minorHAnsi"/>
          <w:i/>
          <w:iCs/>
        </w:rPr>
      </w:pPr>
      <w:r w:rsidRPr="00AD7ED1">
        <w:rPr>
          <w:rFonts w:cstheme="minorHAnsi"/>
          <w:iCs/>
        </w:rPr>
        <w:t xml:space="preserve">During this last minute of meditation, we will let go of the word completely and allow our minds to rest in stillness as we observe the breath. </w:t>
      </w:r>
      <w:r w:rsidRPr="00AD7ED1">
        <w:rPr>
          <w:rFonts w:cstheme="minorHAnsi"/>
          <w:i/>
          <w:iCs/>
        </w:rPr>
        <w:t>(Pause for 1 minute)</w:t>
      </w:r>
    </w:p>
    <w:p w14:paraId="10D827F4" w14:textId="77777777" w:rsidR="004F4878" w:rsidRPr="00AD7ED1" w:rsidRDefault="004F4878" w:rsidP="004F4878">
      <w:pPr>
        <w:spacing w:after="0" w:line="240" w:lineRule="auto"/>
        <w:jc w:val="both"/>
        <w:rPr>
          <w:iCs/>
        </w:rPr>
      </w:pPr>
    </w:p>
    <w:p w14:paraId="4F8171E3" w14:textId="77777777" w:rsidR="004F4878" w:rsidRPr="00AD7ED1" w:rsidRDefault="004F4878" w:rsidP="004F4878">
      <w:pPr>
        <w:spacing w:after="0" w:line="240" w:lineRule="auto"/>
        <w:jc w:val="both"/>
        <w:rPr>
          <w:iCs/>
        </w:rPr>
      </w:pPr>
      <w:r w:rsidRPr="00AD7ED1">
        <w:rPr>
          <w:iCs/>
        </w:rPr>
        <w:t xml:space="preserve">Take a fresh, deep breath as if you are stretching your insides. Gently open your eyes and re-engage with your environment. </w:t>
      </w:r>
    </w:p>
    <w:p w14:paraId="32FBB022" w14:textId="614DCDB3" w:rsidR="005E4981" w:rsidRPr="00EE697B" w:rsidRDefault="00F0321A" w:rsidP="006A3BE6">
      <w:pPr>
        <w:spacing w:after="0" w:line="240" w:lineRule="auto"/>
        <w:jc w:val="both"/>
      </w:pPr>
      <w:ins w:id="10" w:author="Janie Roberts" w:date="2024-08-21T12:00:00Z" w16du:dateUtc="2024-08-21T11:00:00Z">
        <w:r>
          <w:t>Endnote or footnote?</w:t>
        </w:r>
      </w:ins>
      <w:ins w:id="11" w:author="Janie Roberts" w:date="2024-08-21T12:01:00Z" w16du:dateUtc="2024-08-21T11:01:00Z">
        <w:r>
          <w:t xml:space="preserve"> Date</w:t>
        </w:r>
      </w:ins>
    </w:p>
    <w:sectPr w:rsidR="005E4981" w:rsidRPr="00EE697B" w:rsidSect="000E2A11">
      <w:footerReference w:type="default" r:id="rId7"/>
      <w:endnotePr>
        <w:numFmt w:val="decimal"/>
      </w:end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C1802" w14:textId="77777777" w:rsidR="00C22363" w:rsidRDefault="00C22363" w:rsidP="006937AB">
      <w:pPr>
        <w:spacing w:after="0" w:line="240" w:lineRule="auto"/>
      </w:pPr>
      <w:r>
        <w:separator/>
      </w:r>
    </w:p>
  </w:endnote>
  <w:endnote w:type="continuationSeparator" w:id="0">
    <w:p w14:paraId="37A421CB" w14:textId="77777777" w:rsidR="00C22363" w:rsidRDefault="00C22363" w:rsidP="006937AB">
      <w:pPr>
        <w:spacing w:after="0" w:line="240" w:lineRule="auto"/>
      </w:pPr>
      <w:r>
        <w:continuationSeparator/>
      </w:r>
    </w:p>
  </w:endnote>
  <w:endnote w:id="1">
    <w:p w14:paraId="36208257" w14:textId="44ABF6C9" w:rsidR="00F0321A" w:rsidRPr="00F0321A" w:rsidRDefault="00F0321A">
      <w:pPr>
        <w:pStyle w:val="EndnoteText"/>
        <w:rPr>
          <w:lang w:val="en-GB"/>
        </w:rPr>
      </w:pPr>
      <w:r>
        <w:rPr>
          <w:rStyle w:val="EndnoteReference"/>
        </w:rPr>
        <w:endnoteRef/>
      </w:r>
      <w:r>
        <w:t xml:space="preserve"> </w:t>
      </w:r>
      <w:hyperlink r:id="rId1" w:history="1">
        <w:r>
          <w:rPr>
            <w:rStyle w:val="Hyperlink"/>
          </w:rPr>
          <w:t>www.centeringprayer.com</w:t>
        </w:r>
      </w:hyperlink>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D0CCD" w14:textId="5E064487" w:rsidR="006937AB" w:rsidRPr="006A3BE6" w:rsidRDefault="006A3BE6" w:rsidP="006A3BE6">
    <w:pPr>
      <w:pStyle w:val="Footer"/>
    </w:pPr>
    <w:r>
      <w:t xml:space="preserve">karisfellowships.com </w:t>
    </w:r>
    <w:r>
      <w:ptab w:relativeTo="margin" w:alignment="center" w:leader="none"/>
    </w:r>
    <w:r w:rsidR="00F0321A">
      <w:t>Centering Prayer</w:t>
    </w:r>
    <w:r>
      <w:ptab w:relativeTo="margin" w:alignment="right" w:leader="none"/>
    </w:r>
    <w:r>
      <w:rPr>
        <w:rFonts w:cstheme="minorHAnsi"/>
      </w:rPr>
      <w:t>©</w:t>
    </w:r>
    <w:r w:rsidRPr="00F0321A">
      <w:rPr>
        <w:highlight w:val="yellow"/>
        <w:rPrChange w:id="12" w:author="Janie Roberts" w:date="2024-08-21T12:01:00Z" w16du:dateUtc="2024-08-21T11:01:00Z">
          <w:rPr/>
        </w:rPrChange>
      </w:rPr>
      <w:t>2020</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A8C99" w14:textId="77777777" w:rsidR="00C22363" w:rsidRDefault="00C22363" w:rsidP="006937AB">
      <w:pPr>
        <w:spacing w:after="0" w:line="240" w:lineRule="auto"/>
      </w:pPr>
      <w:r>
        <w:separator/>
      </w:r>
    </w:p>
  </w:footnote>
  <w:footnote w:type="continuationSeparator" w:id="0">
    <w:p w14:paraId="4F11EF50" w14:textId="77777777" w:rsidR="00C22363" w:rsidRDefault="00C22363" w:rsidP="006937AB">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ncy Diven">
    <w15:presenceInfo w15:providerId="Windows Live" w15:userId="bfcefb4c0f2020c0"/>
  </w15:person>
  <w15:person w15:author="Janie Roberts">
    <w15:presenceInfo w15:providerId="None" w15:userId="Janie Robert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7AB"/>
    <w:rsid w:val="00005095"/>
    <w:rsid w:val="00012B0D"/>
    <w:rsid w:val="00073902"/>
    <w:rsid w:val="00076B52"/>
    <w:rsid w:val="000E2A11"/>
    <w:rsid w:val="000E345C"/>
    <w:rsid w:val="00190004"/>
    <w:rsid w:val="00251FC5"/>
    <w:rsid w:val="00371384"/>
    <w:rsid w:val="00470031"/>
    <w:rsid w:val="004F4878"/>
    <w:rsid w:val="005D492A"/>
    <w:rsid w:val="005E4981"/>
    <w:rsid w:val="006937AB"/>
    <w:rsid w:val="006A3BE6"/>
    <w:rsid w:val="00731058"/>
    <w:rsid w:val="00740457"/>
    <w:rsid w:val="007E530E"/>
    <w:rsid w:val="00813644"/>
    <w:rsid w:val="00876371"/>
    <w:rsid w:val="008F5DA9"/>
    <w:rsid w:val="00900151"/>
    <w:rsid w:val="00956BC0"/>
    <w:rsid w:val="009762F1"/>
    <w:rsid w:val="00AF1C78"/>
    <w:rsid w:val="00B41061"/>
    <w:rsid w:val="00B77F1D"/>
    <w:rsid w:val="00C22363"/>
    <w:rsid w:val="00CA667B"/>
    <w:rsid w:val="00CE5477"/>
    <w:rsid w:val="00F0321A"/>
    <w:rsid w:val="00F25C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E3CDC"/>
  <w15:docId w15:val="{CD32E7C9-0F88-4CC5-BBB0-19E790885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A11"/>
  </w:style>
  <w:style w:type="paragraph" w:styleId="Heading1">
    <w:name w:val="heading 1"/>
    <w:basedOn w:val="Normal"/>
    <w:link w:val="Heading1Char"/>
    <w:uiPriority w:val="9"/>
    <w:qFormat/>
    <w:rsid w:val="006937A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7A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6937A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937AB"/>
    <w:rPr>
      <w:i/>
      <w:iCs/>
    </w:rPr>
  </w:style>
  <w:style w:type="character" w:styleId="Strong">
    <w:name w:val="Strong"/>
    <w:basedOn w:val="DefaultParagraphFont"/>
    <w:uiPriority w:val="22"/>
    <w:qFormat/>
    <w:rsid w:val="006937AB"/>
    <w:rPr>
      <w:b/>
      <w:bCs/>
    </w:rPr>
  </w:style>
  <w:style w:type="character" w:styleId="Hyperlink">
    <w:name w:val="Hyperlink"/>
    <w:basedOn w:val="DefaultParagraphFont"/>
    <w:uiPriority w:val="99"/>
    <w:semiHidden/>
    <w:unhideWhenUsed/>
    <w:rsid w:val="006937AB"/>
    <w:rPr>
      <w:color w:val="0000FF"/>
      <w:u w:val="single"/>
    </w:rPr>
  </w:style>
  <w:style w:type="paragraph" w:styleId="Header">
    <w:name w:val="header"/>
    <w:basedOn w:val="Normal"/>
    <w:link w:val="HeaderChar"/>
    <w:uiPriority w:val="99"/>
    <w:unhideWhenUsed/>
    <w:rsid w:val="006937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37AB"/>
  </w:style>
  <w:style w:type="paragraph" w:styleId="Footer">
    <w:name w:val="footer"/>
    <w:basedOn w:val="Normal"/>
    <w:link w:val="FooterChar"/>
    <w:uiPriority w:val="99"/>
    <w:unhideWhenUsed/>
    <w:rsid w:val="006937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37AB"/>
  </w:style>
  <w:style w:type="paragraph" w:styleId="Title">
    <w:name w:val="Title"/>
    <w:basedOn w:val="Normal"/>
    <w:next w:val="Normal"/>
    <w:link w:val="TitleChar"/>
    <w:uiPriority w:val="10"/>
    <w:qFormat/>
    <w:rsid w:val="008F5DA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F5DA9"/>
    <w:rPr>
      <w:rFonts w:asciiTheme="majorHAnsi" w:eastAsiaTheme="majorEastAsia" w:hAnsiTheme="majorHAnsi" w:cstheme="majorBidi"/>
      <w:color w:val="17365D" w:themeColor="text2" w:themeShade="BF"/>
      <w:spacing w:val="5"/>
      <w:kern w:val="28"/>
      <w:sz w:val="52"/>
      <w:szCs w:val="52"/>
    </w:rPr>
  </w:style>
  <w:style w:type="paragraph" w:styleId="EndnoteText">
    <w:name w:val="endnote text"/>
    <w:basedOn w:val="Normal"/>
    <w:link w:val="EndnoteTextChar"/>
    <w:uiPriority w:val="99"/>
    <w:semiHidden/>
    <w:unhideWhenUsed/>
    <w:rsid w:val="006A3BE6"/>
    <w:pPr>
      <w:spacing w:after="0" w:line="240" w:lineRule="auto"/>
    </w:pPr>
    <w:rPr>
      <w:rFonts w:eastAsiaTheme="minorEastAsia"/>
      <w:sz w:val="20"/>
      <w:szCs w:val="20"/>
    </w:rPr>
  </w:style>
  <w:style w:type="character" w:customStyle="1" w:styleId="EndnoteTextChar">
    <w:name w:val="Endnote Text Char"/>
    <w:basedOn w:val="DefaultParagraphFont"/>
    <w:link w:val="EndnoteText"/>
    <w:uiPriority w:val="99"/>
    <w:semiHidden/>
    <w:rsid w:val="006A3BE6"/>
    <w:rPr>
      <w:rFonts w:eastAsiaTheme="minorEastAsia"/>
      <w:sz w:val="20"/>
      <w:szCs w:val="20"/>
    </w:rPr>
  </w:style>
  <w:style w:type="character" w:styleId="EndnoteReference">
    <w:name w:val="endnote reference"/>
    <w:basedOn w:val="DefaultParagraphFont"/>
    <w:uiPriority w:val="99"/>
    <w:semiHidden/>
    <w:unhideWhenUsed/>
    <w:rsid w:val="006A3BE6"/>
    <w:rPr>
      <w:vertAlign w:val="superscript"/>
    </w:rPr>
  </w:style>
  <w:style w:type="paragraph" w:styleId="BalloonText">
    <w:name w:val="Balloon Text"/>
    <w:basedOn w:val="Normal"/>
    <w:link w:val="BalloonTextChar"/>
    <w:uiPriority w:val="99"/>
    <w:semiHidden/>
    <w:unhideWhenUsed/>
    <w:rsid w:val="003713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1384"/>
    <w:rPr>
      <w:rFonts w:ascii="Segoe UI" w:hAnsi="Segoe UI" w:cs="Segoe UI"/>
      <w:sz w:val="18"/>
      <w:szCs w:val="18"/>
    </w:rPr>
  </w:style>
  <w:style w:type="paragraph" w:styleId="Revision">
    <w:name w:val="Revision"/>
    <w:hidden/>
    <w:uiPriority w:val="99"/>
    <w:semiHidden/>
    <w:rsid w:val="000E345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9326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_rels/endnotes.xml.rels><?xml version="1.0" encoding="UTF-8" standalone="yes"?>
<Relationships xmlns="http://schemas.openxmlformats.org/package/2006/relationships"><Relationship Id="rId1" Type="http://schemas.openxmlformats.org/officeDocument/2006/relationships/hyperlink" Target="http://www.centeringpray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B4D38-6F7C-4FE0-A2C6-F32B1A598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Pages>
  <Words>263</Words>
  <Characters>1505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Alison</dc:creator>
  <cp:lastModifiedBy>Nancy Diven</cp:lastModifiedBy>
  <cp:revision>4</cp:revision>
  <cp:lastPrinted>2022-12-21T01:54:00Z</cp:lastPrinted>
  <dcterms:created xsi:type="dcterms:W3CDTF">2024-08-21T10:56:00Z</dcterms:created>
  <dcterms:modified xsi:type="dcterms:W3CDTF">2025-04-18T15:03:00Z</dcterms:modified>
</cp:coreProperties>
</file>