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EAA95E" w14:textId="637DACCF" w:rsidR="006937AB" w:rsidRPr="006937AB" w:rsidRDefault="00211BA3" w:rsidP="00B77F1D">
      <w:pPr>
        <w:pStyle w:val="Title"/>
        <w:rPr>
          <w:rFonts w:eastAsia="Times New Roman"/>
          <w:kern w:val="36"/>
        </w:rPr>
      </w:pPr>
      <w:r>
        <w:rPr>
          <w:rFonts w:eastAsia="Times New Roman"/>
          <w:kern w:val="36"/>
        </w:rPr>
        <w:t xml:space="preserve">The Mercy Meditation for </w:t>
      </w:r>
      <w:ins w:id="0" w:author="Janie Roberts" w:date="2024-08-21T12:51:00Z" w16du:dateUtc="2024-08-21T11:51:00Z">
        <w:r w:rsidR="0063533B">
          <w:rPr>
            <w:rFonts w:eastAsia="Times New Roman"/>
            <w:kern w:val="36"/>
          </w:rPr>
          <w:t>Myself/</w:t>
        </w:r>
      </w:ins>
      <w:r>
        <w:rPr>
          <w:rFonts w:eastAsia="Times New Roman"/>
          <w:kern w:val="36"/>
        </w:rPr>
        <w:t>Sel</w:t>
      </w:r>
      <w:r w:rsidRPr="00211BA3">
        <w:rPr>
          <w:rFonts w:eastAsia="Times New Roman"/>
          <w:kern w:val="36"/>
          <w:highlight w:val="yellow"/>
        </w:rPr>
        <w:t>f</w:t>
      </w:r>
    </w:p>
    <w:p w14:paraId="445DD860" w14:textId="6EE76E06" w:rsidR="004D2BE6" w:rsidRPr="004D2BE6" w:rsidRDefault="004D2BE6" w:rsidP="004D2BE6">
      <w:pPr>
        <w:widowControl w:val="0"/>
        <w:spacing w:after="0" w:line="240" w:lineRule="auto"/>
        <w:jc w:val="both"/>
        <w:rPr>
          <w:ins w:id="1" w:author="Nancy Diven" w:date="2025-04-18T09:27:00Z"/>
          <w:rFonts w:cstheme="minorHAnsi"/>
        </w:rPr>
      </w:pPr>
      <w:ins w:id="2" w:author="Nancy Diven" w:date="2025-04-18T09:27:00Z">
        <w:r w:rsidRPr="004D2BE6">
          <w:rPr>
            <w:rFonts w:cstheme="minorHAnsi"/>
          </w:rPr>
          <w:t>Mercy Meditation – line spacing wrong in bottom paragraph (point 3)</w:t>
        </w:r>
      </w:ins>
      <w:ins w:id="3" w:author="Nancy Diven" w:date="2025-04-18T09:27:00Z" w16du:dateUtc="2025-04-18T14:27:00Z">
        <w:r>
          <w:rPr>
            <w:rFonts w:cstheme="minorHAnsi"/>
          </w:rPr>
          <w:t xml:space="preserve"> 4.13 email</w:t>
        </w:r>
      </w:ins>
    </w:p>
    <w:p w14:paraId="5F42AC05" w14:textId="77777777" w:rsidR="004D2BE6" w:rsidRPr="004D2BE6" w:rsidRDefault="004D2BE6" w:rsidP="004D2BE6">
      <w:pPr>
        <w:widowControl w:val="0"/>
        <w:spacing w:after="0" w:line="240" w:lineRule="auto"/>
        <w:jc w:val="both"/>
        <w:rPr>
          <w:ins w:id="4" w:author="Nancy Diven" w:date="2025-04-18T09:27:00Z"/>
          <w:rFonts w:cstheme="minorHAnsi"/>
        </w:rPr>
      </w:pPr>
      <w:ins w:id="5" w:author="Nancy Diven" w:date="2025-04-18T09:27:00Z">
        <w:r w:rsidRPr="004D2BE6">
          <w:rPr>
            <w:rFonts w:cstheme="minorHAnsi"/>
          </w:rPr>
          <w:t xml:space="preserve">Point 2 – punctuation and wrong </w:t>
        </w:r>
        <w:proofErr w:type="spellStart"/>
        <w:r w:rsidRPr="004D2BE6">
          <w:rPr>
            <w:rFonts w:cstheme="minorHAnsi"/>
          </w:rPr>
          <w:t>capitalisation</w:t>
        </w:r>
        <w:proofErr w:type="spellEnd"/>
      </w:ins>
    </w:p>
    <w:p w14:paraId="29B375F5" w14:textId="39C6BCFD" w:rsidR="00211BA3" w:rsidRPr="002B321E" w:rsidRDefault="00211BA3" w:rsidP="00211BA3">
      <w:pPr>
        <w:widowControl w:val="0"/>
        <w:spacing w:after="0" w:line="240" w:lineRule="auto"/>
        <w:jc w:val="both"/>
        <w:rPr>
          <w:rFonts w:cstheme="minorHAnsi"/>
          <w:color w:val="000000"/>
        </w:rPr>
      </w:pPr>
      <w:r w:rsidRPr="002B321E">
        <w:rPr>
          <w:rFonts w:cstheme="minorHAnsi"/>
        </w:rPr>
        <w:t xml:space="preserve">Assume a meditation posture, and breathe. You might wish to take some notes in your KF journal. </w:t>
      </w:r>
      <w:r w:rsidRPr="002B321E">
        <w:rPr>
          <w:rFonts w:cstheme="minorHAnsi"/>
          <w:i/>
        </w:rPr>
        <w:t xml:space="preserve">(Pause) </w:t>
      </w:r>
      <w:r w:rsidRPr="002B321E">
        <w:rPr>
          <w:rFonts w:cstheme="minorHAnsi"/>
        </w:rPr>
        <w:t>D</w:t>
      </w:r>
      <w:r w:rsidRPr="002B321E">
        <w:rPr>
          <w:rFonts w:cstheme="minorHAnsi"/>
          <w:color w:val="000000"/>
        </w:rPr>
        <w:t xml:space="preserve">raw your mind away from the events of the day, from the past or the future, and from others. Focus on what is happening inside your skin. Settle into being present and aware in this moment. </w:t>
      </w:r>
      <w:r w:rsidRPr="002B321E">
        <w:rPr>
          <w:rFonts w:cstheme="minorHAnsi"/>
          <w:i/>
          <w:color w:val="000000"/>
        </w:rPr>
        <w:t>(Pause for 30 seconds)</w:t>
      </w:r>
      <w:ins w:id="6" w:author="Janie Roberts" w:date="2024-08-21T12:38:00Z" w16du:dateUtc="2024-08-21T11:38:00Z">
        <w:r w:rsidR="0063533B">
          <w:rPr>
            <w:rFonts w:cstheme="minorHAnsi"/>
            <w:i/>
            <w:color w:val="000000"/>
          </w:rPr>
          <w:t xml:space="preserve"> </w:t>
        </w:r>
      </w:ins>
    </w:p>
    <w:p w14:paraId="64C0FAEA" w14:textId="77777777" w:rsidR="00211BA3" w:rsidRPr="002B321E" w:rsidRDefault="00211BA3" w:rsidP="00211BA3">
      <w:pPr>
        <w:spacing w:after="0" w:line="240" w:lineRule="auto"/>
        <w:jc w:val="both"/>
        <w:rPr>
          <w:rFonts w:cstheme="minorHAnsi"/>
          <w:color w:val="000000"/>
        </w:rPr>
      </w:pPr>
    </w:p>
    <w:p w14:paraId="5A66C4B7" w14:textId="618D107B" w:rsidR="00211BA3" w:rsidRPr="002B321E" w:rsidRDefault="00211BA3" w:rsidP="00211BA3">
      <w:pPr>
        <w:spacing w:after="0" w:line="240" w:lineRule="auto"/>
        <w:jc w:val="both"/>
        <w:rPr>
          <w:rFonts w:cstheme="minorHAnsi"/>
          <w:color w:val="000000"/>
        </w:rPr>
      </w:pPr>
      <w:r w:rsidRPr="002B321E">
        <w:rPr>
          <w:rFonts w:cstheme="minorHAnsi"/>
          <w:color w:val="000000"/>
        </w:rPr>
        <w:t xml:space="preserve">And now, as you reflect </w:t>
      </w:r>
      <w:del w:id="7" w:author="Janie Roberts" w:date="2024-08-21T12:36:00Z" w16du:dateUtc="2024-08-21T11:36:00Z">
        <w:r w:rsidRPr="002B321E" w:rsidDel="00211BA3">
          <w:rPr>
            <w:rFonts w:cstheme="minorHAnsi"/>
            <w:color w:val="000000"/>
          </w:rPr>
          <w:delText xml:space="preserve">for </w:delText>
        </w:r>
        <w:r w:rsidRPr="00211BA3" w:rsidDel="00211BA3">
          <w:rPr>
            <w:rFonts w:cstheme="minorHAnsi"/>
            <w:color w:val="000000"/>
            <w:highlight w:val="yellow"/>
          </w:rPr>
          <w:delText>thirty seconds</w:delText>
        </w:r>
        <w:r w:rsidDel="00211BA3">
          <w:rPr>
            <w:rFonts w:cstheme="minorHAnsi"/>
            <w:color w:val="000000"/>
          </w:rPr>
          <w:delText xml:space="preserve"> </w:delText>
        </w:r>
      </w:del>
      <w:ins w:id="8" w:author="Janie Roberts" w:date="2024-08-21T12:35:00Z" w16du:dateUtc="2024-08-21T11:35:00Z">
        <w:r>
          <w:rPr>
            <w:rFonts w:cstheme="minorHAnsi"/>
            <w:color w:val="000000"/>
          </w:rPr>
          <w:t xml:space="preserve">(essentially it </w:t>
        </w:r>
      </w:ins>
      <w:ins w:id="9" w:author="Janie Roberts" w:date="2024-08-21T12:36:00Z" w16du:dateUtc="2024-08-21T11:36:00Z">
        <w:r>
          <w:rPr>
            <w:rFonts w:cstheme="minorHAnsi"/>
            <w:color w:val="000000"/>
          </w:rPr>
          <w:t>equates to one minute)</w:t>
        </w:r>
      </w:ins>
      <w:r w:rsidRPr="002B321E">
        <w:rPr>
          <w:rFonts w:cstheme="minorHAnsi"/>
          <w:color w:val="000000"/>
        </w:rPr>
        <w:t xml:space="preserve"> on each of the following three questions, observe your feelings and thoughts without judgment. Notice your body’s reactions. </w:t>
      </w:r>
    </w:p>
    <w:p w14:paraId="339574ED" w14:textId="77777777" w:rsidR="00211BA3" w:rsidRPr="002B321E" w:rsidRDefault="00211BA3" w:rsidP="00211BA3">
      <w:pPr>
        <w:spacing w:after="0" w:line="240" w:lineRule="auto"/>
        <w:jc w:val="both"/>
        <w:rPr>
          <w:rFonts w:cstheme="minorHAnsi"/>
          <w:color w:val="000000"/>
        </w:rPr>
      </w:pPr>
    </w:p>
    <w:p w14:paraId="07B376C7" w14:textId="77777777" w:rsidR="00211BA3" w:rsidRPr="002B321E" w:rsidRDefault="00211BA3" w:rsidP="00211BA3">
      <w:pPr>
        <w:pStyle w:val="ListParagraph"/>
        <w:numPr>
          <w:ilvl w:val="0"/>
          <w:numId w:val="2"/>
        </w:numPr>
        <w:spacing w:after="0" w:line="240" w:lineRule="auto"/>
        <w:jc w:val="both"/>
        <w:rPr>
          <w:rFonts w:cstheme="minorHAnsi"/>
          <w:b/>
          <w:i/>
          <w:u w:val="single"/>
        </w:rPr>
      </w:pPr>
      <w:r w:rsidRPr="002B321E">
        <w:rPr>
          <w:rFonts w:cstheme="minorHAnsi"/>
          <w:b/>
        </w:rPr>
        <w:t>In what areas am I most critical of myself?</w:t>
      </w:r>
      <w:r w:rsidRPr="002B321E">
        <w:rPr>
          <w:rFonts w:cstheme="minorHAnsi"/>
        </w:rPr>
        <w:t xml:space="preserve"> </w:t>
      </w:r>
      <w:r w:rsidRPr="002B321E">
        <w:rPr>
          <w:rFonts w:cstheme="minorHAnsi"/>
          <w:b/>
          <w:i/>
        </w:rPr>
        <w:t>(Repeat) (Pause for 30 seconds)</w:t>
      </w:r>
    </w:p>
    <w:p w14:paraId="0AE05922" w14:textId="77777777" w:rsidR="00211BA3" w:rsidRPr="002B321E" w:rsidRDefault="00211BA3" w:rsidP="00211BA3">
      <w:pPr>
        <w:spacing w:after="0" w:line="240" w:lineRule="auto"/>
        <w:ind w:left="360"/>
        <w:jc w:val="both"/>
        <w:rPr>
          <w:rFonts w:cstheme="minorHAnsi"/>
        </w:rPr>
      </w:pPr>
      <w:r w:rsidRPr="002B321E">
        <w:rPr>
          <w:rFonts w:cstheme="minorHAnsi"/>
        </w:rPr>
        <w:t xml:space="preserve">Pause, and if you haven’t already done so, take thirty seconds to jot down what </w:t>
      </w:r>
      <w:proofErr w:type="gramStart"/>
      <w:r w:rsidRPr="002B321E">
        <w:rPr>
          <w:rFonts w:cstheme="minorHAnsi"/>
        </w:rPr>
        <w:t>came</w:t>
      </w:r>
      <w:proofErr w:type="gramEnd"/>
      <w:r w:rsidRPr="002B321E">
        <w:rPr>
          <w:rFonts w:cstheme="minorHAnsi"/>
        </w:rPr>
        <w:t xml:space="preserve"> to mind. </w:t>
      </w:r>
      <w:r w:rsidRPr="002B321E">
        <w:rPr>
          <w:rFonts w:cstheme="minorHAnsi"/>
          <w:i/>
        </w:rPr>
        <w:t>(Pause for 30 seconds)</w:t>
      </w:r>
      <w:r w:rsidRPr="002B321E">
        <w:rPr>
          <w:rFonts w:cstheme="minorHAnsi"/>
        </w:rPr>
        <w:t xml:space="preserve"> </w:t>
      </w:r>
    </w:p>
    <w:p w14:paraId="5BC8209A" w14:textId="77777777" w:rsidR="00211BA3" w:rsidRPr="002B321E" w:rsidRDefault="00211BA3" w:rsidP="00211BA3">
      <w:pPr>
        <w:spacing w:after="0" w:line="240" w:lineRule="auto"/>
        <w:jc w:val="both"/>
        <w:rPr>
          <w:rFonts w:cstheme="minorHAnsi"/>
        </w:rPr>
      </w:pPr>
    </w:p>
    <w:p w14:paraId="27979714" w14:textId="77777777" w:rsidR="00211BA3" w:rsidRPr="002B321E" w:rsidRDefault="00211BA3" w:rsidP="00211BA3">
      <w:pPr>
        <w:pStyle w:val="ListParagraph"/>
        <w:numPr>
          <w:ilvl w:val="0"/>
          <w:numId w:val="2"/>
        </w:numPr>
        <w:spacing w:after="0" w:line="240" w:lineRule="auto"/>
        <w:jc w:val="both"/>
        <w:rPr>
          <w:rFonts w:cstheme="minorHAnsi"/>
          <w:b/>
        </w:rPr>
      </w:pPr>
      <w:r w:rsidRPr="002B321E">
        <w:rPr>
          <w:rFonts w:cstheme="minorHAnsi"/>
          <w:b/>
        </w:rPr>
        <w:t>For what do I need to forgive myself?</w:t>
      </w:r>
      <w:r w:rsidRPr="002B321E">
        <w:rPr>
          <w:rFonts w:cstheme="minorHAnsi"/>
        </w:rPr>
        <w:t xml:space="preserve"> </w:t>
      </w:r>
      <w:r w:rsidRPr="002B321E">
        <w:rPr>
          <w:rFonts w:cstheme="minorHAnsi"/>
          <w:b/>
          <w:i/>
        </w:rPr>
        <w:t>(Repeat) (Pause for 30 seconds)</w:t>
      </w:r>
    </w:p>
    <w:p w14:paraId="7D8B99A7" w14:textId="77777777" w:rsidR="00211BA3" w:rsidRPr="002B321E" w:rsidRDefault="00211BA3" w:rsidP="00211BA3">
      <w:pPr>
        <w:spacing w:after="0" w:line="240" w:lineRule="auto"/>
        <w:ind w:left="360"/>
        <w:jc w:val="both"/>
        <w:rPr>
          <w:rFonts w:cstheme="minorHAnsi"/>
          <w:i/>
        </w:rPr>
      </w:pPr>
      <w:r w:rsidRPr="002B321E">
        <w:rPr>
          <w:rFonts w:cstheme="minorHAnsi"/>
        </w:rPr>
        <w:t xml:space="preserve">Pause. You might make a note of what came to mind. </w:t>
      </w:r>
      <w:r w:rsidRPr="002B321E">
        <w:rPr>
          <w:rFonts w:cstheme="minorHAnsi"/>
          <w:i/>
        </w:rPr>
        <w:t>(Pause for 30 seconds)</w:t>
      </w:r>
    </w:p>
    <w:p w14:paraId="6F928F21" w14:textId="77777777" w:rsidR="00211BA3" w:rsidRPr="002B321E" w:rsidRDefault="00211BA3" w:rsidP="00211BA3">
      <w:pPr>
        <w:spacing w:after="0" w:line="240" w:lineRule="auto"/>
        <w:jc w:val="both"/>
        <w:rPr>
          <w:rFonts w:cstheme="minorHAnsi"/>
        </w:rPr>
      </w:pPr>
    </w:p>
    <w:p w14:paraId="6489E1BE" w14:textId="77777777" w:rsidR="00211BA3" w:rsidRPr="002B321E" w:rsidRDefault="00211BA3" w:rsidP="00211BA3">
      <w:pPr>
        <w:pStyle w:val="ListParagraph"/>
        <w:numPr>
          <w:ilvl w:val="0"/>
          <w:numId w:val="2"/>
        </w:numPr>
        <w:spacing w:after="0" w:line="240" w:lineRule="auto"/>
        <w:jc w:val="both"/>
        <w:rPr>
          <w:rFonts w:cstheme="minorHAnsi"/>
        </w:rPr>
      </w:pPr>
      <w:r w:rsidRPr="002B321E">
        <w:rPr>
          <w:rFonts w:cstheme="minorHAnsi"/>
          <w:b/>
        </w:rPr>
        <w:t>How do I treat myself when I make a mistake?</w:t>
      </w:r>
      <w:r w:rsidRPr="002B321E">
        <w:rPr>
          <w:rFonts w:cstheme="minorHAnsi"/>
        </w:rPr>
        <w:t xml:space="preserve"> </w:t>
      </w:r>
      <w:r w:rsidRPr="002B321E">
        <w:rPr>
          <w:rFonts w:cstheme="minorHAnsi"/>
          <w:b/>
          <w:i/>
        </w:rPr>
        <w:t>(Repeat) (Pause for 30 seconds)</w:t>
      </w:r>
    </w:p>
    <w:p w14:paraId="18A62080" w14:textId="77777777" w:rsidR="00211BA3" w:rsidRPr="002B321E" w:rsidRDefault="00211BA3" w:rsidP="00211BA3">
      <w:pPr>
        <w:spacing w:after="0" w:line="240" w:lineRule="auto"/>
        <w:ind w:left="360"/>
        <w:jc w:val="both"/>
        <w:rPr>
          <w:rFonts w:cstheme="minorHAnsi"/>
          <w:i/>
        </w:rPr>
      </w:pPr>
      <w:r w:rsidRPr="002B321E">
        <w:rPr>
          <w:rFonts w:cstheme="minorHAnsi"/>
        </w:rPr>
        <w:t xml:space="preserve">Pause, and if you wish, write for thirty seconds. </w:t>
      </w:r>
      <w:r w:rsidRPr="002B321E">
        <w:rPr>
          <w:rFonts w:cstheme="minorHAnsi"/>
          <w:i/>
        </w:rPr>
        <w:t>(Pause for 30 seconds)</w:t>
      </w:r>
    </w:p>
    <w:p w14:paraId="3839863F" w14:textId="77777777" w:rsidR="00211BA3" w:rsidRPr="002B321E" w:rsidRDefault="00211BA3" w:rsidP="00211BA3">
      <w:pPr>
        <w:spacing w:after="0" w:line="240" w:lineRule="auto"/>
        <w:rPr>
          <w:rFonts w:cstheme="minorHAnsi"/>
          <w:color w:val="000000"/>
        </w:rPr>
      </w:pPr>
    </w:p>
    <w:p w14:paraId="11DFFE20" w14:textId="2939C0B1" w:rsidR="00211BA3" w:rsidRPr="002B321E" w:rsidRDefault="00211BA3" w:rsidP="00211BA3">
      <w:pPr>
        <w:spacing w:after="0" w:line="240" w:lineRule="auto"/>
        <w:jc w:val="both"/>
        <w:rPr>
          <w:rFonts w:cs="Arial"/>
          <w:i/>
          <w:color w:val="000000"/>
        </w:rPr>
      </w:pPr>
      <w:r w:rsidRPr="002B321E">
        <w:rPr>
          <w:rFonts w:cstheme="minorHAnsi"/>
          <w:color w:val="000000"/>
        </w:rPr>
        <w:t xml:space="preserve">Now experiment with bringing compassion to yourself in some way. For example, call to mind </w:t>
      </w:r>
      <w:r w:rsidRPr="00211BA3">
        <w:rPr>
          <w:rFonts w:cstheme="minorHAnsi"/>
          <w:color w:val="000000"/>
          <w:highlight w:val="yellow"/>
          <w:rPrChange w:id="10" w:author="Janie Roberts" w:date="2024-08-21T12:37:00Z" w16du:dateUtc="2024-08-21T11:37:00Z">
            <w:rPr>
              <w:rFonts w:cstheme="minorHAnsi"/>
              <w:color w:val="000000"/>
            </w:rPr>
          </w:rPrChange>
        </w:rPr>
        <w:t>someone who loves you just as you are. This might be someone divine, like God or Jesus, or perhaps someone human. It might even be a fellow creature</w:t>
      </w:r>
      <w:r w:rsidRPr="002B321E">
        <w:rPr>
          <w:rFonts w:cstheme="minorHAnsi"/>
          <w:color w:val="000000"/>
        </w:rPr>
        <w:t xml:space="preserve">. </w:t>
      </w:r>
      <w:r w:rsidRPr="00211BA3">
        <w:rPr>
          <w:rFonts w:cstheme="minorHAnsi"/>
          <w:color w:val="000000"/>
          <w:highlight w:val="yellow"/>
          <w:rPrChange w:id="11" w:author="Janie Roberts" w:date="2024-08-21T12:37:00Z" w16du:dateUtc="2024-08-21T11:37:00Z">
            <w:rPr>
              <w:rFonts w:cstheme="minorHAnsi"/>
              <w:color w:val="000000"/>
            </w:rPr>
          </w:rPrChange>
        </w:rPr>
        <w:t>Imagine seeing yourself through their eyes</w:t>
      </w:r>
      <w:r w:rsidRPr="002B321E">
        <w:rPr>
          <w:rFonts w:cstheme="minorHAnsi"/>
          <w:color w:val="000000"/>
        </w:rPr>
        <w:t xml:space="preserve">. </w:t>
      </w:r>
      <w:r w:rsidRPr="002B321E">
        <w:rPr>
          <w:rFonts w:cstheme="minorHAnsi"/>
          <w:i/>
          <w:color w:val="000000"/>
        </w:rPr>
        <w:t>(Pause)</w:t>
      </w:r>
      <w:r w:rsidRPr="002B321E">
        <w:rPr>
          <w:rFonts w:cstheme="minorHAnsi"/>
          <w:color w:val="000000"/>
        </w:rPr>
        <w:t xml:space="preserve"> Whatever comes to mind, just observe and rest. </w:t>
      </w:r>
      <w:r w:rsidRPr="002B321E">
        <w:rPr>
          <w:rFonts w:cs="Arial"/>
          <w:color w:val="000000"/>
        </w:rPr>
        <w:t>Breathe for one minute a</w:t>
      </w:r>
      <w:r w:rsidRPr="002B321E">
        <w:rPr>
          <w:rFonts w:cstheme="minorHAnsi"/>
          <w:color w:val="000000"/>
        </w:rPr>
        <w:t>s you practice letting go of</w:t>
      </w:r>
      <w:r w:rsidRPr="002B321E">
        <w:rPr>
          <w:rFonts w:cs="Arial"/>
          <w:color w:val="000000"/>
        </w:rPr>
        <w:t xml:space="preserve"> judgment. </w:t>
      </w:r>
      <w:r w:rsidRPr="002B321E">
        <w:rPr>
          <w:rFonts w:cs="Arial"/>
          <w:i/>
          <w:color w:val="000000"/>
        </w:rPr>
        <w:t>(Pause for 1 minute)</w:t>
      </w:r>
      <w:ins w:id="12" w:author="Janie Roberts" w:date="2024-08-21T12:37:00Z" w16du:dateUtc="2024-08-21T11:37:00Z">
        <w:r>
          <w:rPr>
            <w:rFonts w:cs="Arial"/>
            <w:i/>
            <w:color w:val="000000"/>
          </w:rPr>
          <w:t xml:space="preserve"> perhaps compare with med for others</w:t>
        </w:r>
      </w:ins>
      <w:ins w:id="13" w:author="Janie Roberts" w:date="2024-08-21T12:53:00Z" w16du:dateUtc="2024-08-21T11:53:00Z">
        <w:r w:rsidR="00567250">
          <w:rPr>
            <w:rFonts w:cs="Arial"/>
            <w:i/>
            <w:color w:val="000000"/>
          </w:rPr>
          <w:t xml:space="preserve"> and latest KF script.</w:t>
        </w:r>
      </w:ins>
    </w:p>
    <w:p w14:paraId="5924BFEE" w14:textId="77777777" w:rsidR="00211BA3" w:rsidRPr="002B321E" w:rsidRDefault="00211BA3" w:rsidP="00211BA3">
      <w:pPr>
        <w:spacing w:after="0" w:line="240" w:lineRule="auto"/>
        <w:jc w:val="both"/>
        <w:rPr>
          <w:rFonts w:cstheme="minorHAnsi"/>
          <w:color w:val="000000"/>
        </w:rPr>
      </w:pPr>
    </w:p>
    <w:p w14:paraId="32FBB022" w14:textId="296F01D0" w:rsidR="005E4981" w:rsidRDefault="00211BA3" w:rsidP="00211BA3">
      <w:pPr>
        <w:spacing w:after="0" w:line="240" w:lineRule="auto"/>
        <w:jc w:val="both"/>
        <w:rPr>
          <w:rFonts w:cstheme="minorHAnsi"/>
          <w:color w:val="000000"/>
        </w:rPr>
      </w:pPr>
      <w:r w:rsidRPr="002B321E">
        <w:rPr>
          <w:rFonts w:cstheme="minorHAnsi"/>
          <w:color w:val="000000"/>
        </w:rPr>
        <w:t>And pause. In this practice, we plant seeds of mercy—not only for ourselves but for others. Mercy is the civil law of God’s kingdom.</w:t>
      </w:r>
      <w:r w:rsidRPr="002B321E">
        <w:rPr>
          <w:rStyle w:val="EndnoteReference"/>
          <w:rFonts w:cstheme="minorHAnsi"/>
          <w:color w:val="000000"/>
        </w:rPr>
        <w:endnoteReference w:id="1"/>
      </w:r>
      <w:r w:rsidRPr="002B321E">
        <w:rPr>
          <w:rFonts w:cstheme="minorHAnsi"/>
          <w:color w:val="000000"/>
        </w:rPr>
        <w:t xml:space="preserve"> </w:t>
      </w:r>
    </w:p>
    <w:p w14:paraId="1CD3AFC3" w14:textId="77777777" w:rsidR="00211BA3" w:rsidRPr="00211BA3" w:rsidRDefault="00211BA3" w:rsidP="00211BA3">
      <w:pPr>
        <w:spacing w:after="0" w:line="240" w:lineRule="auto"/>
        <w:jc w:val="both"/>
        <w:rPr>
          <w:rFonts w:cstheme="minorHAnsi"/>
          <w:color w:val="000000"/>
        </w:rPr>
      </w:pPr>
    </w:p>
    <w:sectPr w:rsidR="00211BA3" w:rsidRPr="00211BA3" w:rsidSect="000E2A11">
      <w:headerReference w:type="even" r:id="rId8"/>
      <w:headerReference w:type="default" r:id="rId9"/>
      <w:footerReference w:type="even" r:id="rId10"/>
      <w:footerReference w:type="default" r:id="rId11"/>
      <w:headerReference w:type="first" r:id="rId12"/>
      <w:footerReference w:type="first" r:id="rId13"/>
      <w:endnotePr>
        <w:numFmt w:val="decimal"/>
      </w:endnotePr>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6D160E9" w14:textId="77777777" w:rsidR="00612732" w:rsidRDefault="00612732" w:rsidP="006937AB">
      <w:pPr>
        <w:spacing w:after="0" w:line="240" w:lineRule="auto"/>
      </w:pPr>
      <w:r>
        <w:separator/>
      </w:r>
    </w:p>
  </w:endnote>
  <w:endnote w:type="continuationSeparator" w:id="0">
    <w:p w14:paraId="052E68AC" w14:textId="77777777" w:rsidR="00612732" w:rsidRDefault="00612732" w:rsidP="006937AB">
      <w:pPr>
        <w:spacing w:after="0" w:line="240" w:lineRule="auto"/>
      </w:pPr>
      <w:r>
        <w:continuationSeparator/>
      </w:r>
    </w:p>
  </w:endnote>
  <w:endnote w:id="1">
    <w:p w14:paraId="16BDC71F" w14:textId="77777777" w:rsidR="00211BA3" w:rsidRPr="005610C3" w:rsidRDefault="00211BA3" w:rsidP="00211BA3">
      <w:pPr>
        <w:pStyle w:val="EndnoteText"/>
      </w:pPr>
      <w:r>
        <w:rPr>
          <w:rStyle w:val="EndnoteReference"/>
        </w:rPr>
        <w:endnoteRef/>
      </w:r>
      <w:r>
        <w:t xml:space="preserve"> James 2:12–13.</w:t>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872205" w14:textId="77777777" w:rsidR="0063533B" w:rsidRDefault="0063533B">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4D0CCD" w14:textId="5A6C2844" w:rsidR="006937AB" w:rsidRPr="006A3BE6" w:rsidRDefault="006A3BE6" w:rsidP="006A3BE6">
    <w:pPr>
      <w:pStyle w:val="Footer"/>
    </w:pPr>
    <w:r>
      <w:t xml:space="preserve">karisfellowships.com </w:t>
    </w:r>
    <w:r w:rsidRPr="00E075AF">
      <w:rPr>
        <w:highlight w:val="yellow"/>
      </w:rPr>
      <w:ptab w:relativeTo="margin" w:alignment="center" w:leader="none"/>
    </w:r>
    <w:r w:rsidR="00211BA3">
      <w:rPr>
        <w:highlight w:val="yellow"/>
      </w:rPr>
      <w:t>Mercy Med for Self</w:t>
    </w:r>
    <w:ins w:id="14" w:author="Janie Roberts" w:date="2024-08-21T12:51:00Z" w16du:dateUtc="2024-08-21T11:51:00Z">
      <w:r w:rsidR="0063533B">
        <w:rPr>
          <w:highlight w:val="yellow"/>
        </w:rPr>
        <w:t>/Myself</w:t>
      </w:r>
    </w:ins>
    <w:r w:rsidRPr="00E075AF">
      <w:rPr>
        <w:highlight w:val="yellow"/>
      </w:rPr>
      <w:ptab w:relativeTo="margin" w:alignment="right" w:leader="none"/>
    </w:r>
    <w:r>
      <w:rPr>
        <w:rFonts w:cstheme="minorHAnsi"/>
      </w:rPr>
      <w:t>©</w:t>
    </w:r>
    <w:r w:rsidRPr="00F0321A">
      <w:rPr>
        <w:highlight w:val="yellow"/>
        <w:rPrChange w:id="15" w:author="Janie Roberts" w:date="2024-08-21T12:01:00Z" w16du:dateUtc="2024-08-21T11:01:00Z">
          <w:rPr/>
        </w:rPrChange>
      </w:rPr>
      <w:t>2020</w:t>
    </w:r>
    <w:r>
      <w:t xml:space="preserve"> Nancy Diven</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E79E3B" w14:textId="77777777" w:rsidR="0063533B" w:rsidRDefault="0063533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09B0545" w14:textId="77777777" w:rsidR="00612732" w:rsidRDefault="00612732" w:rsidP="006937AB">
      <w:pPr>
        <w:spacing w:after="0" w:line="240" w:lineRule="auto"/>
      </w:pPr>
      <w:r>
        <w:separator/>
      </w:r>
    </w:p>
  </w:footnote>
  <w:footnote w:type="continuationSeparator" w:id="0">
    <w:p w14:paraId="7F5422B6" w14:textId="77777777" w:rsidR="00612732" w:rsidRDefault="00612732" w:rsidP="006937A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7411C4" w14:textId="77777777" w:rsidR="0063533B" w:rsidRDefault="0063533B">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8C658B" w14:textId="77777777" w:rsidR="0063533B" w:rsidRDefault="0063533B">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5CC419" w14:textId="77777777" w:rsidR="0063533B" w:rsidRDefault="0063533B">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624D87"/>
    <w:multiLevelType w:val="hybridMultilevel"/>
    <w:tmpl w:val="374E1102"/>
    <w:lvl w:ilvl="0" w:tplc="69B6DE5C">
      <w:start w:val="1"/>
      <w:numFmt w:val="decimal"/>
      <w:lvlText w:val="%1."/>
      <w:lvlJc w:val="left"/>
      <w:pPr>
        <w:ind w:left="360" w:hanging="360"/>
      </w:pPr>
      <w:rPr>
        <w:rFonts w:hint="default"/>
        <w:b/>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 w15:restartNumberingAfterBreak="0">
    <w:nsid w:val="606B33B5"/>
    <w:multiLevelType w:val="hybridMultilevel"/>
    <w:tmpl w:val="72D0F838"/>
    <w:lvl w:ilvl="0" w:tplc="1AE8A8BA">
      <w:start w:val="1"/>
      <w:numFmt w:val="decimal"/>
      <w:lvlText w:val="%1."/>
      <w:lvlJc w:val="left"/>
      <w:pPr>
        <w:ind w:left="360" w:hanging="360"/>
      </w:pPr>
      <w:rPr>
        <w:b/>
        <w:i w:val="0"/>
        <w:color w:val="auto"/>
      </w:rPr>
    </w:lvl>
    <w:lvl w:ilvl="1" w:tplc="08090019">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num w:numId="1" w16cid:durableId="1251814608">
    <w:abstractNumId w:val="0"/>
  </w:num>
  <w:num w:numId="2" w16cid:durableId="1487819114">
    <w:abstractNumId w:val="1"/>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Janie Roberts">
    <w15:presenceInfo w15:providerId="None" w15:userId="Janie Roberts"/>
  </w15:person>
  <w15:person w15:author="Nancy Diven">
    <w15:presenceInfo w15:providerId="Windows Live" w15:userId="bfcefb4c0f2020c0"/>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trackRevisions/>
  <w:defaultTabStop w:val="720"/>
  <w:characterSpacingControl w:val="doNotCompress"/>
  <w:footnotePr>
    <w:footnote w:id="-1"/>
    <w:footnote w:id="0"/>
  </w:footnotePr>
  <w:endnotePr>
    <w:numFmt w:val="decimal"/>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937AB"/>
    <w:rsid w:val="00005095"/>
    <w:rsid w:val="00012B0D"/>
    <w:rsid w:val="000700EB"/>
    <w:rsid w:val="00073902"/>
    <w:rsid w:val="00076B52"/>
    <w:rsid w:val="000E2A11"/>
    <w:rsid w:val="000E345C"/>
    <w:rsid w:val="0011590B"/>
    <w:rsid w:val="00190004"/>
    <w:rsid w:val="00211BA3"/>
    <w:rsid w:val="00251FC5"/>
    <w:rsid w:val="00371384"/>
    <w:rsid w:val="00470031"/>
    <w:rsid w:val="004D2BE6"/>
    <w:rsid w:val="004F4878"/>
    <w:rsid w:val="00567250"/>
    <w:rsid w:val="00570557"/>
    <w:rsid w:val="005D492A"/>
    <w:rsid w:val="005E4981"/>
    <w:rsid w:val="00612732"/>
    <w:rsid w:val="0063533B"/>
    <w:rsid w:val="006937AB"/>
    <w:rsid w:val="006A3BE6"/>
    <w:rsid w:val="00740457"/>
    <w:rsid w:val="007E530E"/>
    <w:rsid w:val="00876371"/>
    <w:rsid w:val="008F5DA9"/>
    <w:rsid w:val="00900151"/>
    <w:rsid w:val="00956BC0"/>
    <w:rsid w:val="009762F1"/>
    <w:rsid w:val="00AF1C78"/>
    <w:rsid w:val="00B41061"/>
    <w:rsid w:val="00B74D6D"/>
    <w:rsid w:val="00B77F1D"/>
    <w:rsid w:val="00CA667B"/>
    <w:rsid w:val="00CE5477"/>
    <w:rsid w:val="00E075AF"/>
    <w:rsid w:val="00E236E2"/>
    <w:rsid w:val="00F0321A"/>
    <w:rsid w:val="00F25CF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2E3CDC"/>
  <w15:docId w15:val="{CD32E7C9-0F88-4CC5-BBB0-19E7908850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E2A11"/>
  </w:style>
  <w:style w:type="paragraph" w:styleId="Heading1">
    <w:name w:val="heading 1"/>
    <w:basedOn w:val="Normal"/>
    <w:link w:val="Heading1Char"/>
    <w:uiPriority w:val="9"/>
    <w:qFormat/>
    <w:rsid w:val="006937AB"/>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937AB"/>
    <w:rPr>
      <w:rFonts w:ascii="Times New Roman" w:eastAsia="Times New Roman" w:hAnsi="Times New Roman" w:cs="Times New Roman"/>
      <w:b/>
      <w:bCs/>
      <w:kern w:val="36"/>
      <w:sz w:val="48"/>
      <w:szCs w:val="48"/>
    </w:rPr>
  </w:style>
  <w:style w:type="paragraph" w:styleId="NormalWeb">
    <w:name w:val="Normal (Web)"/>
    <w:basedOn w:val="Normal"/>
    <w:uiPriority w:val="99"/>
    <w:semiHidden/>
    <w:unhideWhenUsed/>
    <w:rsid w:val="006937AB"/>
    <w:pPr>
      <w:spacing w:before="100" w:beforeAutospacing="1" w:after="100" w:afterAutospacing="1" w:line="240" w:lineRule="auto"/>
    </w:pPr>
    <w:rPr>
      <w:rFonts w:ascii="Times New Roman" w:eastAsia="Times New Roman" w:hAnsi="Times New Roman" w:cs="Times New Roman"/>
      <w:sz w:val="24"/>
      <w:szCs w:val="24"/>
    </w:rPr>
  </w:style>
  <w:style w:type="character" w:styleId="Emphasis">
    <w:name w:val="Emphasis"/>
    <w:basedOn w:val="DefaultParagraphFont"/>
    <w:uiPriority w:val="20"/>
    <w:qFormat/>
    <w:rsid w:val="006937AB"/>
    <w:rPr>
      <w:i/>
      <w:iCs/>
    </w:rPr>
  </w:style>
  <w:style w:type="character" w:styleId="Strong">
    <w:name w:val="Strong"/>
    <w:basedOn w:val="DefaultParagraphFont"/>
    <w:uiPriority w:val="22"/>
    <w:qFormat/>
    <w:rsid w:val="006937AB"/>
    <w:rPr>
      <w:b/>
      <w:bCs/>
    </w:rPr>
  </w:style>
  <w:style w:type="character" w:styleId="Hyperlink">
    <w:name w:val="Hyperlink"/>
    <w:basedOn w:val="DefaultParagraphFont"/>
    <w:uiPriority w:val="99"/>
    <w:semiHidden/>
    <w:unhideWhenUsed/>
    <w:rsid w:val="006937AB"/>
    <w:rPr>
      <w:color w:val="0000FF"/>
      <w:u w:val="single"/>
    </w:rPr>
  </w:style>
  <w:style w:type="paragraph" w:styleId="Header">
    <w:name w:val="header"/>
    <w:basedOn w:val="Normal"/>
    <w:link w:val="HeaderChar"/>
    <w:uiPriority w:val="99"/>
    <w:unhideWhenUsed/>
    <w:rsid w:val="006937AB"/>
    <w:pPr>
      <w:tabs>
        <w:tab w:val="center" w:pos="4680"/>
        <w:tab w:val="right" w:pos="9360"/>
      </w:tabs>
      <w:spacing w:after="0" w:line="240" w:lineRule="auto"/>
    </w:pPr>
  </w:style>
  <w:style w:type="character" w:customStyle="1" w:styleId="HeaderChar">
    <w:name w:val="Header Char"/>
    <w:basedOn w:val="DefaultParagraphFont"/>
    <w:link w:val="Header"/>
    <w:uiPriority w:val="99"/>
    <w:rsid w:val="006937AB"/>
  </w:style>
  <w:style w:type="paragraph" w:styleId="Footer">
    <w:name w:val="footer"/>
    <w:basedOn w:val="Normal"/>
    <w:link w:val="FooterChar"/>
    <w:uiPriority w:val="99"/>
    <w:unhideWhenUsed/>
    <w:rsid w:val="006937AB"/>
    <w:pPr>
      <w:tabs>
        <w:tab w:val="center" w:pos="4680"/>
        <w:tab w:val="right" w:pos="9360"/>
      </w:tabs>
      <w:spacing w:after="0" w:line="240" w:lineRule="auto"/>
    </w:pPr>
  </w:style>
  <w:style w:type="character" w:customStyle="1" w:styleId="FooterChar">
    <w:name w:val="Footer Char"/>
    <w:basedOn w:val="DefaultParagraphFont"/>
    <w:link w:val="Footer"/>
    <w:uiPriority w:val="99"/>
    <w:rsid w:val="006937AB"/>
  </w:style>
  <w:style w:type="paragraph" w:styleId="Title">
    <w:name w:val="Title"/>
    <w:basedOn w:val="Normal"/>
    <w:next w:val="Normal"/>
    <w:link w:val="TitleChar"/>
    <w:uiPriority w:val="10"/>
    <w:qFormat/>
    <w:rsid w:val="008F5DA9"/>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8F5DA9"/>
    <w:rPr>
      <w:rFonts w:asciiTheme="majorHAnsi" w:eastAsiaTheme="majorEastAsia" w:hAnsiTheme="majorHAnsi" w:cstheme="majorBidi"/>
      <w:color w:val="17365D" w:themeColor="text2" w:themeShade="BF"/>
      <w:spacing w:val="5"/>
      <w:kern w:val="28"/>
      <w:sz w:val="52"/>
      <w:szCs w:val="52"/>
    </w:rPr>
  </w:style>
  <w:style w:type="paragraph" w:styleId="EndnoteText">
    <w:name w:val="endnote text"/>
    <w:basedOn w:val="Normal"/>
    <w:link w:val="EndnoteTextChar"/>
    <w:uiPriority w:val="99"/>
    <w:unhideWhenUsed/>
    <w:rsid w:val="006A3BE6"/>
    <w:pPr>
      <w:spacing w:after="0" w:line="240" w:lineRule="auto"/>
    </w:pPr>
    <w:rPr>
      <w:rFonts w:eastAsiaTheme="minorEastAsia"/>
      <w:sz w:val="20"/>
      <w:szCs w:val="20"/>
    </w:rPr>
  </w:style>
  <w:style w:type="character" w:customStyle="1" w:styleId="EndnoteTextChar">
    <w:name w:val="Endnote Text Char"/>
    <w:basedOn w:val="DefaultParagraphFont"/>
    <w:link w:val="EndnoteText"/>
    <w:uiPriority w:val="99"/>
    <w:rsid w:val="006A3BE6"/>
    <w:rPr>
      <w:rFonts w:eastAsiaTheme="minorEastAsia"/>
      <w:sz w:val="20"/>
      <w:szCs w:val="20"/>
    </w:rPr>
  </w:style>
  <w:style w:type="character" w:styleId="EndnoteReference">
    <w:name w:val="endnote reference"/>
    <w:basedOn w:val="DefaultParagraphFont"/>
    <w:uiPriority w:val="99"/>
    <w:semiHidden/>
    <w:unhideWhenUsed/>
    <w:rsid w:val="006A3BE6"/>
    <w:rPr>
      <w:vertAlign w:val="superscript"/>
    </w:rPr>
  </w:style>
  <w:style w:type="paragraph" w:styleId="BalloonText">
    <w:name w:val="Balloon Text"/>
    <w:basedOn w:val="Normal"/>
    <w:link w:val="BalloonTextChar"/>
    <w:uiPriority w:val="99"/>
    <w:semiHidden/>
    <w:unhideWhenUsed/>
    <w:rsid w:val="00371384"/>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371384"/>
    <w:rPr>
      <w:rFonts w:ascii="Segoe UI" w:hAnsi="Segoe UI" w:cs="Segoe UI"/>
      <w:sz w:val="18"/>
      <w:szCs w:val="18"/>
    </w:rPr>
  </w:style>
  <w:style w:type="paragraph" w:styleId="Revision">
    <w:name w:val="Revision"/>
    <w:hidden/>
    <w:uiPriority w:val="99"/>
    <w:semiHidden/>
    <w:rsid w:val="000E345C"/>
    <w:pPr>
      <w:spacing w:after="0" w:line="240" w:lineRule="auto"/>
    </w:pPr>
  </w:style>
  <w:style w:type="paragraph" w:styleId="ListParagraph">
    <w:name w:val="List Paragraph"/>
    <w:basedOn w:val="Normal"/>
    <w:uiPriority w:val="34"/>
    <w:qFormat/>
    <w:rsid w:val="00E075AF"/>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4588771">
      <w:bodyDiv w:val="1"/>
      <w:marLeft w:val="0"/>
      <w:marRight w:val="0"/>
      <w:marTop w:val="0"/>
      <w:marBottom w:val="0"/>
      <w:divBdr>
        <w:top w:val="none" w:sz="0" w:space="0" w:color="auto"/>
        <w:left w:val="none" w:sz="0" w:space="0" w:color="auto"/>
        <w:bottom w:val="none" w:sz="0" w:space="0" w:color="auto"/>
        <w:right w:val="none" w:sz="0" w:space="0" w:color="auto"/>
      </w:divBdr>
    </w:div>
    <w:div w:id="1043333148">
      <w:bodyDiv w:val="1"/>
      <w:marLeft w:val="0"/>
      <w:marRight w:val="0"/>
      <w:marTop w:val="0"/>
      <w:marBottom w:val="0"/>
      <w:divBdr>
        <w:top w:val="none" w:sz="0" w:space="0" w:color="auto"/>
        <w:left w:val="none" w:sz="0" w:space="0" w:color="auto"/>
        <w:bottom w:val="none" w:sz="0" w:space="0" w:color="auto"/>
        <w:right w:val="none" w:sz="0" w:space="0" w:color="auto"/>
      </w:divBdr>
    </w:div>
    <w:div w:id="141932673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microsoft.com/office/2011/relationships/people" Target="people.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DBB4D38-6F7C-4FE0-A2C6-F32B1A59813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Pages>
  <Words>268</Words>
  <Characters>1534</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Company>Toshiba</Company>
  <LinksUpToDate>false</LinksUpToDate>
  <CharactersWithSpaces>1799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Alison</dc:creator>
  <cp:lastModifiedBy>Nancy Diven</cp:lastModifiedBy>
  <cp:revision>2</cp:revision>
  <cp:lastPrinted>2022-12-21T01:54:00Z</cp:lastPrinted>
  <dcterms:created xsi:type="dcterms:W3CDTF">2025-05-01T17:06:00Z</dcterms:created>
  <dcterms:modified xsi:type="dcterms:W3CDTF">2025-05-01T17:06:00Z</dcterms:modified>
</cp:coreProperties>
</file>