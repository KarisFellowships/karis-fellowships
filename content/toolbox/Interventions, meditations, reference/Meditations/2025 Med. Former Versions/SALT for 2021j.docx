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3E743397" w:rsidR="006937AB" w:rsidRPr="006937AB" w:rsidRDefault="00E075AF" w:rsidP="00B77F1D">
      <w:pPr>
        <w:pStyle w:val="Title"/>
        <w:rPr>
          <w:rFonts w:eastAsia="Times New Roman"/>
          <w:kern w:val="36"/>
        </w:rPr>
      </w:pPr>
      <w:r>
        <w:rPr>
          <w:rFonts w:eastAsia="Times New Roman"/>
          <w:kern w:val="36"/>
        </w:rPr>
        <w:t>The SALT Process</w:t>
      </w:r>
    </w:p>
    <w:p w14:paraId="02E245BD" w14:textId="5ECB0452" w:rsidR="00E075AF" w:rsidRPr="00582C2C" w:rsidRDefault="00E075AF" w:rsidP="00E075AF">
      <w:pPr>
        <w:pStyle w:val="ListParagraph"/>
        <w:numPr>
          <w:ilvl w:val="0"/>
          <w:numId w:val="1"/>
        </w:numPr>
        <w:spacing w:after="0" w:line="240" w:lineRule="auto"/>
        <w:jc w:val="both"/>
      </w:pPr>
      <w:r w:rsidRPr="00582C2C">
        <w:rPr>
          <w:b/>
        </w:rPr>
        <w:t>S</w:t>
      </w:r>
      <w:r w:rsidRPr="00582C2C">
        <w:t xml:space="preserve"> is for </w:t>
      </w:r>
      <w:r w:rsidRPr="00582C2C">
        <w:rPr>
          <w:b/>
        </w:rPr>
        <w:t>Skin</w:t>
      </w:r>
      <w:r w:rsidRPr="00582C2C">
        <w:t xml:space="preserve"> </w:t>
      </w:r>
      <w:ins w:id="0" w:author="Nancy Diven" w:date="2025-04-18T09:25:00Z" w16du:dateUtc="2025-04-18T14:25:00Z">
        <w:r w:rsidR="008A7B09">
          <w:t>missing bracket? Email 4.13</w:t>
        </w:r>
      </w:ins>
    </w:p>
    <w:p w14:paraId="3D9A1E41" w14:textId="77777777" w:rsidR="00E075AF" w:rsidRPr="00582C2C" w:rsidRDefault="00E075AF" w:rsidP="00E075AF">
      <w:pPr>
        <w:pStyle w:val="ListParagraph"/>
        <w:spacing w:after="0" w:line="240" w:lineRule="auto"/>
        <w:ind w:left="360"/>
        <w:jc w:val="both"/>
      </w:pPr>
      <w:r w:rsidRPr="00582C2C">
        <w:t xml:space="preserve">Let’s begin with the mindfulness posture. Lift the top of your head toward the heavens and plant your feet or tailbone on the earth. Let your shoulders hang from that upright structure. Breathe. </w:t>
      </w:r>
      <w:r w:rsidRPr="00582C2C">
        <w:rPr>
          <w:i/>
        </w:rPr>
        <w:t>(Pause)</w:t>
      </w:r>
      <w:r w:rsidRPr="00582C2C">
        <w:t xml:space="preserve"> Focus your mind on your body as the breath moves in and out. </w:t>
      </w:r>
      <w:r w:rsidRPr="00582C2C">
        <w:rPr>
          <w:i/>
        </w:rPr>
        <w:t>(Pause for 20 seconds)</w:t>
      </w:r>
      <w:r w:rsidRPr="00582C2C">
        <w:t xml:space="preserve"> Notice where your skin is. Simply notice it. </w:t>
      </w:r>
      <w:r w:rsidRPr="00582C2C">
        <w:rPr>
          <w:i/>
        </w:rPr>
        <w:t xml:space="preserve">(Pause for 10 seconds) </w:t>
      </w:r>
      <w:r w:rsidRPr="00582C2C">
        <w:t>Now,</w:t>
      </w:r>
      <w:r w:rsidRPr="00582C2C">
        <w:rPr>
          <w:i/>
        </w:rPr>
        <w:t xml:space="preserve"> </w:t>
      </w:r>
      <w:r w:rsidRPr="00582C2C">
        <w:t xml:space="preserve">gather your attention to observe only what is within your own skin. If your mind wanders outside your skin—into the future, the past, a problem, or toward someone else—gently guide your mind back to what is happening in </w:t>
      </w:r>
      <w:r w:rsidRPr="00582C2C">
        <w:rPr>
          <w:i/>
        </w:rPr>
        <w:t>your</w:t>
      </w:r>
      <w:r w:rsidRPr="00582C2C">
        <w:t xml:space="preserve"> body within </w:t>
      </w:r>
      <w:r w:rsidRPr="00582C2C">
        <w:rPr>
          <w:i/>
        </w:rPr>
        <w:t>your</w:t>
      </w:r>
      <w:r w:rsidRPr="00582C2C">
        <w:t xml:space="preserve"> skin. Observe your experience without judgment, and breathe for thirty seconds. </w:t>
      </w:r>
      <w:r w:rsidRPr="00582C2C">
        <w:rPr>
          <w:i/>
        </w:rPr>
        <w:t>(Pause for 30 seconds)</w:t>
      </w:r>
    </w:p>
    <w:p w14:paraId="5C877F1A" w14:textId="77777777" w:rsidR="00E075AF" w:rsidRPr="00582C2C" w:rsidRDefault="00E075AF" w:rsidP="00E075AF">
      <w:pPr>
        <w:pStyle w:val="ListParagraph"/>
        <w:spacing w:after="0" w:line="240" w:lineRule="auto"/>
        <w:ind w:left="0"/>
        <w:jc w:val="both"/>
      </w:pPr>
    </w:p>
    <w:p w14:paraId="5523F0F8" w14:textId="77777777" w:rsidR="00E075AF" w:rsidRPr="00582C2C" w:rsidRDefault="00E075AF" w:rsidP="00E075AF">
      <w:pPr>
        <w:pStyle w:val="ListParagraph"/>
        <w:numPr>
          <w:ilvl w:val="0"/>
          <w:numId w:val="1"/>
        </w:numPr>
        <w:spacing w:after="0" w:line="240" w:lineRule="auto"/>
        <w:jc w:val="both"/>
      </w:pPr>
      <w:r w:rsidRPr="00582C2C">
        <w:rPr>
          <w:b/>
        </w:rPr>
        <w:t>A</w:t>
      </w:r>
      <w:r w:rsidRPr="00582C2C">
        <w:t xml:space="preserve"> is for </w:t>
      </w:r>
      <w:r w:rsidRPr="00582C2C">
        <w:rPr>
          <w:b/>
        </w:rPr>
        <w:t>Assess</w:t>
      </w:r>
      <w:r w:rsidRPr="00582C2C">
        <w:t xml:space="preserve"> </w:t>
      </w:r>
    </w:p>
    <w:p w14:paraId="5EE042D8" w14:textId="77777777" w:rsidR="00E075AF" w:rsidRDefault="00E075AF" w:rsidP="00E075AF">
      <w:pPr>
        <w:spacing w:after="0" w:line="240" w:lineRule="auto"/>
        <w:ind w:left="360"/>
        <w:jc w:val="both"/>
      </w:pPr>
      <w:r w:rsidRPr="00582C2C">
        <w:t xml:space="preserve">Bring to mind an event or an outcome that you have judged as evil. If you can’t recall anything, think of something good and try to imagine what the lack of that thing would be like. </w:t>
      </w:r>
      <w:r w:rsidRPr="00582C2C">
        <w:rPr>
          <w:i/>
        </w:rPr>
        <w:t xml:space="preserve">(Pause for 10 seconds) </w:t>
      </w:r>
      <w:r w:rsidRPr="00582C2C">
        <w:t xml:space="preserve">As you consider this bad or evil situation, assess on a scale of one to ten how uncomfortable you are about it. An assessment of ten would mean that you feel very uncomfortable and have judged the situation as very bad. Observe how your body feels. Is there pressure, tension, or restlessness? </w:t>
      </w:r>
      <w:r w:rsidRPr="00582C2C">
        <w:rPr>
          <w:i/>
        </w:rPr>
        <w:t>(Pause for 10 seconds)</w:t>
      </w:r>
      <w:r w:rsidRPr="00582C2C">
        <w:t xml:space="preserve"> Where in your body do you feel these things? </w:t>
      </w:r>
      <w:r w:rsidRPr="00582C2C">
        <w:rPr>
          <w:i/>
        </w:rPr>
        <w:t>(Pause for 10 seconds)</w:t>
      </w:r>
      <w:r w:rsidRPr="00582C2C">
        <w:t xml:space="preserve"> Continue to breathe and observe. </w:t>
      </w:r>
      <w:r w:rsidRPr="00582C2C">
        <w:rPr>
          <w:i/>
        </w:rPr>
        <w:t>(Pause for 30 seconds)</w:t>
      </w:r>
      <w:r w:rsidRPr="00582C2C">
        <w:t xml:space="preserve"> </w:t>
      </w:r>
    </w:p>
    <w:p w14:paraId="5C712FC2" w14:textId="77777777" w:rsidR="00E075AF" w:rsidRPr="00582C2C" w:rsidRDefault="00E075AF" w:rsidP="00E075AF">
      <w:pPr>
        <w:spacing w:after="0" w:line="240" w:lineRule="auto"/>
        <w:ind w:left="360"/>
        <w:jc w:val="both"/>
      </w:pPr>
    </w:p>
    <w:p w14:paraId="7D4216C4" w14:textId="77777777" w:rsidR="00E075AF" w:rsidRPr="00582C2C" w:rsidRDefault="00E075AF" w:rsidP="00E075AF">
      <w:pPr>
        <w:pStyle w:val="ListParagraph"/>
        <w:spacing w:after="0" w:line="240" w:lineRule="auto"/>
        <w:ind w:left="360"/>
        <w:jc w:val="both"/>
        <w:rPr>
          <w:i/>
        </w:rPr>
      </w:pPr>
      <w:r w:rsidRPr="00582C2C">
        <w:t xml:space="preserve">If you find that the tension or discomfort in your body is too uncomfortable, you can move your attention to an area of your body that is not reacting. After taking a breath or two, respectfully return to the area that is reacting. Try using a long exhaling breath or a sigh to help your body process what you are feeling. </w:t>
      </w:r>
      <w:r w:rsidRPr="00582C2C">
        <w:rPr>
          <w:i/>
        </w:rPr>
        <w:t>(Pause for 30 seconds)</w:t>
      </w:r>
    </w:p>
    <w:p w14:paraId="6B704F9E" w14:textId="77777777" w:rsidR="00E075AF" w:rsidRPr="00582C2C" w:rsidRDefault="00E075AF" w:rsidP="00E075AF">
      <w:pPr>
        <w:pStyle w:val="ListParagraph"/>
        <w:spacing w:after="0" w:line="240" w:lineRule="auto"/>
        <w:ind w:left="0"/>
        <w:jc w:val="both"/>
      </w:pPr>
    </w:p>
    <w:p w14:paraId="4EAB4853" w14:textId="77777777" w:rsidR="00E075AF" w:rsidRPr="00582C2C" w:rsidRDefault="00E075AF" w:rsidP="00E075AF">
      <w:pPr>
        <w:pStyle w:val="ListParagraph"/>
        <w:numPr>
          <w:ilvl w:val="0"/>
          <w:numId w:val="1"/>
        </w:numPr>
        <w:spacing w:after="0" w:line="240" w:lineRule="auto"/>
        <w:jc w:val="both"/>
      </w:pPr>
      <w:r w:rsidRPr="00582C2C">
        <w:rPr>
          <w:b/>
        </w:rPr>
        <w:t xml:space="preserve">L </w:t>
      </w:r>
      <w:r w:rsidRPr="00582C2C">
        <w:t xml:space="preserve">is for </w:t>
      </w:r>
      <w:r w:rsidRPr="00582C2C">
        <w:rPr>
          <w:b/>
        </w:rPr>
        <w:t>Look</w:t>
      </w:r>
      <w:r w:rsidRPr="00582C2C">
        <w:t xml:space="preserve"> </w:t>
      </w:r>
    </w:p>
    <w:p w14:paraId="1C026F99" w14:textId="77777777" w:rsidR="00E075AF" w:rsidRPr="00582C2C" w:rsidRDefault="00E075AF" w:rsidP="00E075AF">
      <w:pPr>
        <w:spacing w:after="0" w:line="240" w:lineRule="auto"/>
        <w:ind w:left="360"/>
        <w:jc w:val="both"/>
        <w:rPr>
          <w:i/>
        </w:rPr>
      </w:pPr>
      <w:r w:rsidRPr="00582C2C">
        <w:t xml:space="preserve">Look for the fear behind the judgment. What makes the situation so uncomfortable? You might explore the sensations in your body and ask yourself: </w:t>
      </w:r>
      <w:r w:rsidRPr="00582C2C">
        <w:rPr>
          <w:i/>
        </w:rPr>
        <w:t>What frightens me about this situation?</w:t>
      </w:r>
      <w:r w:rsidRPr="00582C2C">
        <w:t xml:space="preserve"> </w:t>
      </w:r>
      <w:r w:rsidRPr="00582C2C">
        <w:rPr>
          <w:i/>
        </w:rPr>
        <w:t>(Pause) Is my freedom threatened? (Pause) Will this situation cause suffering for myself or for others? (Pause) Does this situation interfere with my pride system or my search for glory? (Pause) How might this situation stir up self-hate?</w:t>
      </w:r>
      <w:r w:rsidRPr="00582C2C">
        <w:t xml:space="preserve"> </w:t>
      </w:r>
      <w:r w:rsidRPr="00582C2C">
        <w:rPr>
          <w:i/>
        </w:rPr>
        <w:t xml:space="preserve">(Pause for 10 seconds) </w:t>
      </w:r>
      <w:r w:rsidRPr="00582C2C">
        <w:t xml:space="preserve">Step back from the assessment of the event as good or evil and just look at the fear that drives that assessment. </w:t>
      </w:r>
      <w:bookmarkStart w:id="1" w:name="_Hlk514582981"/>
      <w:r w:rsidRPr="00582C2C">
        <w:t xml:space="preserve">Part of your training is to observe your fear. Fear brings you valuable information. </w:t>
      </w:r>
      <w:bookmarkEnd w:id="1"/>
      <w:r w:rsidRPr="00582C2C">
        <w:rPr>
          <w:i/>
        </w:rPr>
        <w:t>(Pause)</w:t>
      </w:r>
      <w:r w:rsidRPr="00582C2C">
        <w:t xml:space="preserve"> You might try welcoming the fear. Thank the fear for what it tells you about your Idol Self and for how it motivates you to train toward freedom from fear. Breathe. </w:t>
      </w:r>
      <w:r w:rsidRPr="00582C2C">
        <w:rPr>
          <w:i/>
        </w:rPr>
        <w:t>(Pause for 30 seconds)</w:t>
      </w:r>
    </w:p>
    <w:p w14:paraId="247FF316" w14:textId="77777777" w:rsidR="00E075AF" w:rsidRPr="00582C2C" w:rsidRDefault="00E075AF" w:rsidP="00E075AF">
      <w:pPr>
        <w:spacing w:after="0" w:line="240" w:lineRule="auto"/>
        <w:jc w:val="both"/>
      </w:pPr>
    </w:p>
    <w:p w14:paraId="5B9D56CD" w14:textId="77777777" w:rsidR="00E075AF" w:rsidRPr="00582C2C" w:rsidRDefault="00E075AF" w:rsidP="00E075AF">
      <w:pPr>
        <w:pStyle w:val="ListParagraph"/>
        <w:numPr>
          <w:ilvl w:val="0"/>
          <w:numId w:val="1"/>
        </w:numPr>
        <w:spacing w:after="0" w:line="240" w:lineRule="auto"/>
        <w:jc w:val="both"/>
      </w:pPr>
      <w:r w:rsidRPr="00582C2C">
        <w:rPr>
          <w:b/>
        </w:rPr>
        <w:t>T</w:t>
      </w:r>
      <w:r w:rsidRPr="00582C2C">
        <w:t xml:space="preserve"> is for </w:t>
      </w:r>
      <w:r w:rsidRPr="00582C2C">
        <w:rPr>
          <w:b/>
        </w:rPr>
        <w:t>Tell</w:t>
      </w:r>
      <w:r w:rsidRPr="00582C2C">
        <w:t xml:space="preserve"> </w:t>
      </w:r>
    </w:p>
    <w:p w14:paraId="3E17DF13" w14:textId="77777777" w:rsidR="00E075AF" w:rsidRPr="00582C2C" w:rsidRDefault="00E075AF" w:rsidP="00E075AF">
      <w:pPr>
        <w:spacing w:after="0" w:line="240" w:lineRule="auto"/>
        <w:ind w:left="360"/>
        <w:jc w:val="both"/>
        <w:rPr>
          <w:i/>
        </w:rPr>
      </w:pPr>
      <w:r w:rsidRPr="00582C2C">
        <w:t xml:space="preserve">Tell God about your fear. Tell Him about your Idol’s terror and how enslaved you are to fear. Ask Him to help you learn how to overcome your fear by directing your energy toward love. Fear is often based on lies and illusions, so you might ask God to tell you the truth about what you fear. Then explore your fear with His guidance, and breathe. </w:t>
      </w:r>
      <w:r w:rsidRPr="00582C2C">
        <w:rPr>
          <w:i/>
        </w:rPr>
        <w:t xml:space="preserve">(Pause for 30 seconds) </w:t>
      </w:r>
    </w:p>
    <w:p w14:paraId="34D5A542" w14:textId="77777777" w:rsidR="00E075AF" w:rsidRPr="00582C2C" w:rsidRDefault="00E075AF" w:rsidP="00E075AF">
      <w:pPr>
        <w:pStyle w:val="ListParagraph"/>
        <w:spacing w:after="0" w:line="240" w:lineRule="auto"/>
        <w:ind w:left="0"/>
        <w:jc w:val="both"/>
      </w:pPr>
    </w:p>
    <w:p w14:paraId="32FBB022" w14:textId="0C557EA9" w:rsidR="005E4981" w:rsidRPr="00EE697B" w:rsidRDefault="00E075AF" w:rsidP="00E075AF">
      <w:pPr>
        <w:spacing w:after="0" w:line="240" w:lineRule="auto"/>
        <w:jc w:val="both"/>
      </w:pPr>
      <w:r w:rsidRPr="00582C2C">
        <w:t xml:space="preserve">And now, bring yourself back into co-respondence with your environment, that which is outside your skin. Allow what is within you to observe what is without. Rest, and take a few deep breaths. Try to maintain a connection between what is outside and what is inside for a few more seconds. </w:t>
      </w:r>
      <w:r w:rsidRPr="00582C2C">
        <w:rPr>
          <w:i/>
        </w:rPr>
        <w:t>(Pause for 30 seconds)</w:t>
      </w:r>
      <w:r w:rsidRPr="00582C2C">
        <w:t xml:space="preserve"> </w:t>
      </w:r>
    </w:p>
    <w:sectPr w:rsidR="005E4981" w:rsidRPr="00EE697B" w:rsidSect="000E2A11">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AB349" w14:textId="77777777" w:rsidR="00176319" w:rsidRDefault="00176319" w:rsidP="006937AB">
      <w:pPr>
        <w:spacing w:after="0" w:line="240" w:lineRule="auto"/>
      </w:pPr>
      <w:r>
        <w:separator/>
      </w:r>
    </w:p>
  </w:endnote>
  <w:endnote w:type="continuationSeparator" w:id="0">
    <w:p w14:paraId="0B470CCF" w14:textId="77777777" w:rsidR="00176319" w:rsidRDefault="00176319" w:rsidP="0069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035AD297" w:rsidR="006937AB" w:rsidRPr="006A3BE6" w:rsidRDefault="006A3BE6" w:rsidP="006A3BE6">
    <w:pPr>
      <w:pStyle w:val="Footer"/>
    </w:pPr>
    <w:r>
      <w:t xml:space="preserve">karisfellowships.com </w:t>
    </w:r>
    <w:r w:rsidRPr="00E075AF">
      <w:rPr>
        <w:highlight w:val="yellow"/>
      </w:rPr>
      <w:ptab w:relativeTo="margin" w:alignment="center" w:leader="none"/>
    </w:r>
    <w:r w:rsidR="00E075AF" w:rsidRPr="00E075AF">
      <w:rPr>
        <w:highlight w:val="yellow"/>
      </w:rPr>
      <w:t>SALT Process</w:t>
    </w:r>
    <w:r w:rsidRPr="00E075AF">
      <w:rPr>
        <w:highlight w:val="yellow"/>
      </w:rPr>
      <w:ptab w:relativeTo="margin" w:alignment="right" w:leader="none"/>
    </w:r>
    <w:r>
      <w:rPr>
        <w:rFonts w:cstheme="minorHAnsi"/>
      </w:rPr>
      <w:t>©</w:t>
    </w:r>
    <w:r w:rsidRPr="00F0321A">
      <w:rPr>
        <w:highlight w:val="yellow"/>
        <w:rPrChange w:id="2" w:author="Janie Roberts" w:date="2024-08-21T12:01:00Z" w16du:dateUtc="2024-08-21T11:01:00Z">
          <w:rPr/>
        </w:rPrChange>
      </w:rPr>
      <w:t>2020</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5692" w14:textId="77777777" w:rsidR="00176319" w:rsidRDefault="00176319" w:rsidP="006937AB">
      <w:pPr>
        <w:spacing w:after="0" w:line="240" w:lineRule="auto"/>
      </w:pPr>
      <w:r>
        <w:separator/>
      </w:r>
    </w:p>
  </w:footnote>
  <w:footnote w:type="continuationSeparator" w:id="0">
    <w:p w14:paraId="739F32AB" w14:textId="77777777" w:rsidR="00176319" w:rsidRDefault="00176319" w:rsidP="00693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87"/>
    <w:multiLevelType w:val="hybridMultilevel"/>
    <w:tmpl w:val="374E1102"/>
    <w:lvl w:ilvl="0" w:tplc="69B6DE5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518146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cy Diven">
    <w15:presenceInfo w15:providerId="Windows Live" w15:userId="bfcefb4c0f2020c0"/>
  </w15:person>
  <w15:person w15:author="Janie Roberts">
    <w15:presenceInfo w15:providerId="None" w15:userId="Janie Rober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3902"/>
    <w:rsid w:val="00076B52"/>
    <w:rsid w:val="000E2A11"/>
    <w:rsid w:val="000E345C"/>
    <w:rsid w:val="00176319"/>
    <w:rsid w:val="00190004"/>
    <w:rsid w:val="00251FC5"/>
    <w:rsid w:val="00371384"/>
    <w:rsid w:val="00470031"/>
    <w:rsid w:val="004F4878"/>
    <w:rsid w:val="005D492A"/>
    <w:rsid w:val="005E4981"/>
    <w:rsid w:val="006937AB"/>
    <w:rsid w:val="006A3BE6"/>
    <w:rsid w:val="00740457"/>
    <w:rsid w:val="007E530E"/>
    <w:rsid w:val="00876371"/>
    <w:rsid w:val="008A7B09"/>
    <w:rsid w:val="008F5DA9"/>
    <w:rsid w:val="00900151"/>
    <w:rsid w:val="00956BC0"/>
    <w:rsid w:val="009762F1"/>
    <w:rsid w:val="00AF1C78"/>
    <w:rsid w:val="00B41061"/>
    <w:rsid w:val="00B74D6D"/>
    <w:rsid w:val="00B77F1D"/>
    <w:rsid w:val="00CA667B"/>
    <w:rsid w:val="00CE5477"/>
    <w:rsid w:val="00E075AF"/>
    <w:rsid w:val="00F0321A"/>
    <w:rsid w:val="00F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semiHidden/>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semiHidden/>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ListParagraph">
    <w:name w:val="List Paragraph"/>
    <w:basedOn w:val="Normal"/>
    <w:uiPriority w:val="34"/>
    <w:qFormat/>
    <w:rsid w:val="00E07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4</cp:revision>
  <cp:lastPrinted>2022-12-21T01:54:00Z</cp:lastPrinted>
  <dcterms:created xsi:type="dcterms:W3CDTF">2024-08-21T11:29:00Z</dcterms:created>
  <dcterms:modified xsi:type="dcterms:W3CDTF">2025-04-18T14:25:00Z</dcterms:modified>
</cp:coreProperties>
</file>