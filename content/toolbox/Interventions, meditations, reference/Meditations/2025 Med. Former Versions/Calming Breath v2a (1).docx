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611A" w14:textId="77777777" w:rsidR="004B4797" w:rsidRPr="00D200DE" w:rsidRDefault="004B4797" w:rsidP="004B4797">
      <w:pPr>
        <w:pStyle w:val="Title"/>
      </w:pPr>
      <w:r w:rsidRPr="00D200DE">
        <w:t>Calming Breath</w:t>
      </w:r>
    </w:p>
    <w:p w14:paraId="4E7111DD" w14:textId="1BEEEFA0" w:rsidR="004B4797" w:rsidRDefault="00B01961" w:rsidP="008212B3">
      <w:pPr>
        <w:rPr>
          <w:i/>
        </w:rPr>
      </w:pPr>
      <w:ins w:id="0" w:author="Nancy Diven" w:date="2025-04-18T09:34:00Z" w16du:dateUtc="2025-04-18T14:34:00Z">
        <w:r>
          <w:rPr>
            <w:i/>
          </w:rPr>
          <w:t>Footer</w:t>
        </w:r>
      </w:ins>
      <w:ins w:id="1" w:author="Nancy Diven" w:date="2025-05-01T08:00:00Z" w16du:dateUtc="2025-05-01T15:00:00Z">
        <w:r w:rsidR="00317605">
          <w:rPr>
            <w:i/>
          </w:rPr>
          <w:t xml:space="preserve"> justify</w:t>
        </w:r>
      </w:ins>
      <w:ins w:id="2" w:author="Nancy Diven" w:date="2025-04-18T09:34:00Z" w16du:dateUtc="2025-04-18T14:34:00Z">
        <w:r>
          <w:rPr>
            <w:i/>
          </w:rPr>
          <w:t xml:space="preserve"> </w:t>
        </w:r>
      </w:ins>
      <w:r w:rsidR="004B4797" w:rsidRPr="004B4797">
        <w:rPr>
          <w:i/>
        </w:rPr>
        <w:t>Orientation springs from a state of peace. In this meditation you will say the word “calm” to yourse</w:t>
      </w:r>
      <w:r w:rsidR="004B4797">
        <w:rPr>
          <w:i/>
        </w:rPr>
        <w:t>lf</w:t>
      </w:r>
      <w:r w:rsidR="004B4797" w:rsidRPr="004B4797">
        <w:rPr>
          <w:i/>
        </w:rPr>
        <w:t>.  Calm is another outcome of peace, because true peace is the absence of conflict among the internal factors in our lives. From the absence of conflict we experience calm, and in the calm we can be oriented.</w:t>
      </w:r>
      <w:r w:rsidR="004B4797">
        <w:rPr>
          <w:i/>
        </w:rPr>
        <w:t xml:space="preserve"> </w:t>
      </w:r>
    </w:p>
    <w:p w14:paraId="62C728F2" w14:textId="77777777" w:rsidR="004B4797" w:rsidRPr="004B4797" w:rsidRDefault="004B4797" w:rsidP="004B4797">
      <w:pPr>
        <w:pStyle w:val="Subtitle"/>
        <w:rPr>
          <w:i w:val="0"/>
          <w:color w:val="1F497D" w:themeColor="text2"/>
        </w:rPr>
      </w:pPr>
      <w:r w:rsidRPr="004B4797">
        <w:rPr>
          <w:i w:val="0"/>
          <w:color w:val="1F497D" w:themeColor="text2"/>
        </w:rPr>
        <w:t>Instructions</w:t>
      </w:r>
    </w:p>
    <w:p w14:paraId="0D7AA7B4" w14:textId="77777777" w:rsidR="004B4797" w:rsidRDefault="004B4797" w:rsidP="004B4797">
      <w:pPr>
        <w:pStyle w:val="ListParagraph"/>
        <w:numPr>
          <w:ilvl w:val="0"/>
          <w:numId w:val="1"/>
        </w:numPr>
      </w:pPr>
      <w:r>
        <w:t xml:space="preserve">Take the meditation posture. Breathe. Settle in to this experience or experiment. You might begin by a silent prayer for help in learning peace within yourself and in your life.  </w:t>
      </w:r>
    </w:p>
    <w:p w14:paraId="35806B6C" w14:textId="77777777" w:rsidR="004B4797" w:rsidRDefault="004B4797" w:rsidP="004B4797">
      <w:pPr>
        <w:pStyle w:val="ListParagraph"/>
        <w:ind w:left="360"/>
      </w:pPr>
    </w:p>
    <w:p w14:paraId="1AA5EF92" w14:textId="77777777" w:rsidR="004B4797" w:rsidRDefault="004B4797" w:rsidP="004B4797">
      <w:pPr>
        <w:pStyle w:val="ListParagraph"/>
        <w:numPr>
          <w:ilvl w:val="0"/>
          <w:numId w:val="1"/>
        </w:numPr>
      </w:pPr>
      <w:r>
        <w:t xml:space="preserve">As you inhale, try to feel for any tension in your body. As you exhale, try to release the tension. Let your muscles drop or relax. If you cannot relax a muscle make a note of it in your mind. It may be an area that needs more attention.  Observe it for now, and then scan other areas of your body. Relax and breathe.  </w:t>
      </w:r>
      <w:r>
        <w:br/>
      </w:r>
    </w:p>
    <w:p w14:paraId="6AE465A4" w14:textId="77777777" w:rsidR="004B4797" w:rsidRDefault="004B4797" w:rsidP="004B4797">
      <w:pPr>
        <w:pStyle w:val="ListParagraph"/>
        <w:numPr>
          <w:ilvl w:val="0"/>
          <w:numId w:val="1"/>
        </w:numPr>
      </w:pPr>
      <w:r>
        <w:t>When you feel ready, use the word “calm” as a centering word. Say “calm” to yourself as you exhale and release tension. Practice this for 3 minutes.</w:t>
      </w:r>
    </w:p>
    <w:p w14:paraId="571C27DB" w14:textId="77777777" w:rsidR="004B4797" w:rsidRDefault="004B4797" w:rsidP="004B4797">
      <w:pPr>
        <w:pStyle w:val="ListParagraph"/>
        <w:ind w:left="360"/>
      </w:pPr>
    </w:p>
    <w:p w14:paraId="6E31F052" w14:textId="77777777" w:rsidR="004B4797" w:rsidRDefault="004B4797" w:rsidP="004B4797">
      <w:pPr>
        <w:pStyle w:val="ListParagraph"/>
        <w:ind w:left="360"/>
      </w:pPr>
      <w:r>
        <w:t xml:space="preserve">During this time, you might want to touch the finger tips of your two hands together. (This is not only naturally calming to the nervous system, but you can also train your body, with practice, to respond more efficiently with calm to this signal.)  Or, if it is more comfortable, connect your thumb and one of your other fingers on the same hand. Explore which finger and thumb combination feels most calming for you.  </w:t>
      </w:r>
      <w:r>
        <w:br/>
      </w:r>
    </w:p>
    <w:p w14:paraId="0CDD6BFC" w14:textId="77777777" w:rsidR="004B4797" w:rsidRDefault="004B4797" w:rsidP="004B4797">
      <w:pPr>
        <w:pStyle w:val="ListParagraph"/>
        <w:numPr>
          <w:ilvl w:val="0"/>
          <w:numId w:val="1"/>
        </w:numPr>
      </w:pPr>
      <w:r>
        <w:t>Now, let go of the centering work and take one minute to rest in the stillness of your breath.</w:t>
      </w:r>
    </w:p>
    <w:p w14:paraId="25844F22" w14:textId="77777777" w:rsidR="004B4797" w:rsidRDefault="004B4797" w:rsidP="004B4797">
      <w:pPr>
        <w:pStyle w:val="ListParagraph"/>
        <w:ind w:left="360"/>
      </w:pPr>
    </w:p>
    <w:p w14:paraId="5FDC81BF" w14:textId="77777777" w:rsidR="004B4797" w:rsidRDefault="004B4797" w:rsidP="004B4797">
      <w:pPr>
        <w:pStyle w:val="ListParagraph"/>
        <w:numPr>
          <w:ilvl w:val="0"/>
          <w:numId w:val="1"/>
        </w:numPr>
      </w:pPr>
      <w:r>
        <w:t>Gently stretch, open your eyes, and re-engage with the world around you.</w:t>
      </w:r>
    </w:p>
    <w:p w14:paraId="296A77A5" w14:textId="77777777" w:rsidR="008212B3" w:rsidRDefault="008212B3" w:rsidP="008212B3">
      <w:pPr>
        <w:pStyle w:val="ListParagraph"/>
      </w:pPr>
    </w:p>
    <w:p w14:paraId="747CC70F" w14:textId="77777777" w:rsidR="008212B3" w:rsidRDefault="008212B3" w:rsidP="008212B3">
      <w:pPr>
        <w:rPr>
          <w:i/>
        </w:rPr>
      </w:pPr>
      <w:r>
        <w:rPr>
          <w:i/>
        </w:rPr>
        <w:t>T</w:t>
      </w:r>
      <w:r w:rsidRPr="004B4797">
        <w:rPr>
          <w:i/>
        </w:rPr>
        <w:t>ake time throughout</w:t>
      </w:r>
      <w:r>
        <w:rPr>
          <w:i/>
        </w:rPr>
        <w:t xml:space="preserve"> </w:t>
      </w:r>
      <w:r w:rsidRPr="004B4797">
        <w:rPr>
          <w:i/>
        </w:rPr>
        <w:t>the day to calm yourself and give God a chance to guide your True Self.</w:t>
      </w:r>
      <w:r>
        <w:rPr>
          <w:i/>
        </w:rPr>
        <w:t xml:space="preserve"> James writes, “</w:t>
      </w:r>
      <w:r w:rsidRPr="004B4797">
        <w:rPr>
          <w:i/>
        </w:rPr>
        <w:t>For the fruit of orientation is planted in peace by those who make peace.”</w:t>
      </w:r>
    </w:p>
    <w:p w14:paraId="71ED8DA5" w14:textId="77777777" w:rsidR="008212B3" w:rsidRDefault="008212B3" w:rsidP="008212B3"/>
    <w:sectPr w:rsidR="008212B3" w:rsidSect="00A95A8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F5732" w14:textId="77777777" w:rsidR="00BE7F39" w:rsidRDefault="00BE7F39" w:rsidP="004B4797">
      <w:pPr>
        <w:spacing w:after="0" w:line="240" w:lineRule="auto"/>
      </w:pPr>
      <w:r>
        <w:separator/>
      </w:r>
    </w:p>
  </w:endnote>
  <w:endnote w:type="continuationSeparator" w:id="0">
    <w:p w14:paraId="786258D7" w14:textId="77777777" w:rsidR="00BE7F39" w:rsidRDefault="00BE7F39" w:rsidP="004B4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A1C5" w14:textId="77777777" w:rsidR="004B4797" w:rsidRDefault="004B4797">
    <w:pPr>
      <w:pStyle w:val="Footer"/>
    </w:pPr>
    <w:r>
      <w:tab/>
    </w:r>
    <w:r>
      <w:tab/>
    </w:r>
    <w:r>
      <w:rPr>
        <w:rFonts w:cstheme="minorHAnsi"/>
      </w:rPr>
      <w:t>©</w:t>
    </w:r>
    <w:r>
      <w:t>2011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5911A" w14:textId="77777777" w:rsidR="00BE7F39" w:rsidRDefault="00BE7F39" w:rsidP="004B4797">
      <w:pPr>
        <w:spacing w:after="0" w:line="240" w:lineRule="auto"/>
      </w:pPr>
      <w:r>
        <w:separator/>
      </w:r>
    </w:p>
  </w:footnote>
  <w:footnote w:type="continuationSeparator" w:id="0">
    <w:p w14:paraId="3DB3DDE5" w14:textId="77777777" w:rsidR="00BE7F39" w:rsidRDefault="00BE7F39" w:rsidP="004B4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E0077"/>
    <w:multiLevelType w:val="hybridMultilevel"/>
    <w:tmpl w:val="A40CE6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434334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cy Diven">
    <w15:presenceInfo w15:providerId="Windows Live" w15:userId="bfcefb4c0f2020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trackRevision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4797"/>
    <w:rsid w:val="00292390"/>
    <w:rsid w:val="00317605"/>
    <w:rsid w:val="003754AA"/>
    <w:rsid w:val="004B4797"/>
    <w:rsid w:val="008212B3"/>
    <w:rsid w:val="00A95A87"/>
    <w:rsid w:val="00B01961"/>
    <w:rsid w:val="00B41061"/>
    <w:rsid w:val="00BE7F39"/>
    <w:rsid w:val="00C008B1"/>
    <w:rsid w:val="00E236E2"/>
    <w:rsid w:val="00E46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0D19"/>
  <w15:docId w15:val="{D3EE11F9-DC79-47C9-AF8B-1956AB00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7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479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B479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4B4797"/>
    <w:pPr>
      <w:ind w:left="720"/>
      <w:contextualSpacing/>
    </w:pPr>
  </w:style>
  <w:style w:type="paragraph" w:styleId="Subtitle">
    <w:name w:val="Subtitle"/>
    <w:basedOn w:val="Normal"/>
    <w:next w:val="Normal"/>
    <w:link w:val="SubtitleChar"/>
    <w:uiPriority w:val="11"/>
    <w:qFormat/>
    <w:rsid w:val="004B479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B4797"/>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semiHidden/>
    <w:unhideWhenUsed/>
    <w:rsid w:val="004B47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4797"/>
  </w:style>
  <w:style w:type="paragraph" w:styleId="Footer">
    <w:name w:val="footer"/>
    <w:basedOn w:val="Normal"/>
    <w:link w:val="FooterChar"/>
    <w:uiPriority w:val="99"/>
    <w:semiHidden/>
    <w:unhideWhenUsed/>
    <w:rsid w:val="004B47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4797"/>
  </w:style>
  <w:style w:type="paragraph" w:styleId="Revision">
    <w:name w:val="Revision"/>
    <w:hidden/>
    <w:uiPriority w:val="99"/>
    <w:semiHidden/>
    <w:rsid w:val="00B019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266</Words>
  <Characters>1517</Characters>
  <Application>Microsoft Office Word</Application>
  <DocSecurity>0</DocSecurity>
  <Lines>12</Lines>
  <Paragraphs>3</Paragraphs>
  <ScaleCrop>false</ScaleCrop>
  <Company>Toshiba</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4</cp:revision>
  <dcterms:created xsi:type="dcterms:W3CDTF">2011-10-27T17:06:00Z</dcterms:created>
  <dcterms:modified xsi:type="dcterms:W3CDTF">2025-05-01T15:00:00Z</dcterms:modified>
</cp:coreProperties>
</file>