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A95E" w14:textId="7F52AABD" w:rsidR="006937AB" w:rsidRPr="006937AB" w:rsidRDefault="006937AB" w:rsidP="00B77F1D">
      <w:pPr>
        <w:pStyle w:val="Title"/>
        <w:rPr>
          <w:rFonts w:eastAsia="Times New Roman"/>
          <w:kern w:val="36"/>
        </w:rPr>
      </w:pPr>
      <w:r w:rsidRPr="006937AB">
        <w:rPr>
          <w:rFonts w:eastAsia="Times New Roman"/>
          <w:kern w:val="36"/>
        </w:rPr>
        <w:t xml:space="preserve">3 </w:t>
      </w:r>
      <w:ins w:id="0" w:author="Nancy Diven" w:date="2025-04-18T09:22:00Z" w16du:dateUtc="2025-04-18T14:22:00Z">
        <w:r w:rsidR="00887700">
          <w:rPr>
            <w:rFonts w:eastAsia="Times New Roman"/>
            <w:kern w:val="36"/>
          </w:rPr>
          <w:t>-</w:t>
        </w:r>
      </w:ins>
      <w:r w:rsidRPr="006937AB">
        <w:rPr>
          <w:rFonts w:eastAsia="Times New Roman"/>
          <w:kern w:val="36"/>
        </w:rPr>
        <w:t>Minute Breathing Space</w:t>
      </w:r>
    </w:p>
    <w:p w14:paraId="458E8D24" w14:textId="1FB1B8C4" w:rsidR="006A3BE6" w:rsidRPr="00EE697B" w:rsidRDefault="006A3BE6" w:rsidP="006A3BE6">
      <w:pPr>
        <w:spacing w:after="0" w:line="240" w:lineRule="auto"/>
        <w:jc w:val="both"/>
      </w:pPr>
      <w:r>
        <w:t>T</w:t>
      </w:r>
      <w:r w:rsidRPr="00EE697B">
        <w:t xml:space="preserve">he </w:t>
      </w:r>
      <w:r>
        <w:rPr>
          <w:b/>
        </w:rPr>
        <w:t>3-Minute Breathing Space</w:t>
      </w:r>
      <w:r>
        <w:t xml:space="preserve"> teaches us important </w:t>
      </w:r>
      <w:r w:rsidRPr="00F07E95">
        <w:t>skills.</w:t>
      </w:r>
      <w:r>
        <w:rPr>
          <w:rStyle w:val="EndnoteReference"/>
        </w:rPr>
        <w:endnoteReference w:id="1"/>
      </w:r>
      <w:r>
        <w:t xml:space="preserve"> </w:t>
      </w:r>
      <w:r w:rsidRPr="00EE697B">
        <w:t>F</w:t>
      </w:r>
      <w:r>
        <w:t>irst, we learn to give our physical bodie</w:t>
      </w:r>
      <w:r w:rsidRPr="00EE697B">
        <w:t>s permission to talk to us</w:t>
      </w:r>
      <w:r>
        <w:t>; s</w:t>
      </w:r>
      <w:r w:rsidRPr="00EE697B">
        <w:t xml:space="preserve">econd, we learn to notice </w:t>
      </w:r>
      <w:r w:rsidRPr="00AA242F">
        <w:t xml:space="preserve">our breathing; and third, we learn that mindful breathing helps us experience ourselves as unified material and spiritual creatures. The </w:t>
      </w:r>
      <w:r w:rsidRPr="00AA242F">
        <w:rPr>
          <w:b/>
        </w:rPr>
        <w:t>3-Minute Breathing Space</w:t>
      </w:r>
      <w:r w:rsidRPr="00AA242F">
        <w:t xml:space="preserve"> trains us to connect to our breathing when we are under stress and</w:t>
      </w:r>
      <w:r w:rsidR="00F25CFA">
        <w:t xml:space="preserve">, </w:t>
      </w:r>
      <w:r w:rsidR="00190004">
        <w:t>also,</w:t>
      </w:r>
      <w:r w:rsidR="00190004" w:rsidRPr="00AA242F">
        <w:t xml:space="preserve"> </w:t>
      </w:r>
      <w:ins w:id="1" w:author="Janie Roberts" w:date="2024-08-21T11:49:00Z" w16du:dateUtc="2024-08-21T10:49:00Z">
        <w:r w:rsidR="00076B52" w:rsidRPr="00076B52">
          <w:rPr>
            <w:highlight w:val="yellow"/>
            <w:rPrChange w:id="2" w:author="Janie Roberts" w:date="2024-08-21T11:49:00Z" w16du:dateUtc="2024-08-21T10:49:00Z">
              <w:rPr/>
            </w:rPrChange>
          </w:rPr>
          <w:t>to</w:t>
        </w:r>
        <w:r w:rsidR="00076B52">
          <w:t xml:space="preserve"> </w:t>
        </w:r>
      </w:ins>
      <w:r w:rsidR="00190004" w:rsidRPr="00AA242F">
        <w:t>disconnect</w:t>
      </w:r>
      <w:r w:rsidRPr="00AA242F">
        <w:t xml:space="preserve"> from our compulsive judgments, reactions, and stories. We can simply breathe</w:t>
      </w:r>
      <w:r w:rsidRPr="007214E7">
        <w:t xml:space="preserve"> and observe.</w:t>
      </w:r>
    </w:p>
    <w:p w14:paraId="08C978F8" w14:textId="77777777" w:rsidR="006A3BE6" w:rsidRDefault="006A3BE6" w:rsidP="006A3BE6">
      <w:pPr>
        <w:spacing w:after="0" w:line="240" w:lineRule="auto"/>
        <w:jc w:val="both"/>
      </w:pPr>
    </w:p>
    <w:p w14:paraId="3432823C" w14:textId="43B61EE8" w:rsidR="006A3BE6" w:rsidRPr="00EE697B" w:rsidRDefault="006A3BE6" w:rsidP="006A3BE6">
      <w:pPr>
        <w:spacing w:after="0" w:line="240" w:lineRule="auto"/>
        <w:jc w:val="both"/>
      </w:pPr>
      <w:r w:rsidRPr="007857D3">
        <w:t>We start</w:t>
      </w:r>
      <w:r w:rsidRPr="00EE697B">
        <w:t xml:space="preserve"> with </w:t>
      </w:r>
      <w:r w:rsidRPr="00EE697B">
        <w:rPr>
          <w:b/>
        </w:rPr>
        <w:t>AWARENESS</w:t>
      </w:r>
      <w:r>
        <w:t>.</w:t>
      </w:r>
      <w:r w:rsidRPr="00EE697B">
        <w:t xml:space="preserve"> </w:t>
      </w:r>
    </w:p>
    <w:p w14:paraId="10BAFDDC" w14:textId="3F8D6104" w:rsidR="006A3BE6" w:rsidRPr="00E31159" w:rsidRDefault="006A3BE6" w:rsidP="006A3BE6">
      <w:pPr>
        <w:spacing w:after="0" w:line="240" w:lineRule="auto"/>
        <w:jc w:val="both"/>
        <w:rPr>
          <w:i/>
        </w:rPr>
      </w:pPr>
      <w:r w:rsidRPr="00EE697B">
        <w:t xml:space="preserve">Prepare your </w:t>
      </w:r>
      <w:r w:rsidRPr="00AF7F41">
        <w:t xml:space="preserve">body for mindfulness practice. Sit up </w:t>
      </w:r>
      <w:r w:rsidRPr="009377CE">
        <w:t>straight, if</w:t>
      </w:r>
      <w:r w:rsidRPr="00AF7F41">
        <w:t xml:space="preserve"> you can. </w:t>
      </w:r>
      <w:r>
        <w:t>Think of the crown of your head</w:t>
      </w:r>
      <w:r w:rsidRPr="00AF7F41">
        <w:t xml:space="preserve"> reaching </w:t>
      </w:r>
      <w:r w:rsidRPr="00843566">
        <w:t xml:space="preserve">toward the heavens and </w:t>
      </w:r>
      <w:r>
        <w:t>your</w:t>
      </w:r>
      <w:r w:rsidRPr="00843566">
        <w:t xml:space="preserve"> tailbone reaching toward the earth</w:t>
      </w:r>
      <w:r w:rsidRPr="00AF7F41">
        <w:t>. Lengthen</w:t>
      </w:r>
      <w:r w:rsidRPr="00EE697B">
        <w:t xml:space="preserve"> </w:t>
      </w:r>
      <w:r w:rsidRPr="002F5B78">
        <w:t xml:space="preserve">your spine by straightening the back of </w:t>
      </w:r>
      <w:r w:rsidRPr="00CD491B">
        <w:t xml:space="preserve">your </w:t>
      </w:r>
      <w:r w:rsidRPr="00394580">
        <w:t>neck and</w:t>
      </w:r>
      <w:r w:rsidRPr="00CD491B">
        <w:t xml:space="preserve"> drop</w:t>
      </w:r>
      <w:r w:rsidRPr="002F5B78">
        <w:t xml:space="preserve"> your chin a little. Plant your feet on the ground </w:t>
      </w:r>
      <w:r w:rsidRPr="006D463F">
        <w:t>or, if</w:t>
      </w:r>
      <w:r w:rsidRPr="00EE697B">
        <w:t xml:space="preserve"> you are sitting on the floor, plant your tailbone into the earth. If possible, close your eyes. T</w:t>
      </w:r>
      <w:r>
        <w:t xml:space="preserve">hen ask yourself: </w:t>
      </w:r>
      <w:r w:rsidRPr="00EE697B">
        <w:rPr>
          <w:i/>
        </w:rPr>
        <w:t xml:space="preserve">What is my experience </w:t>
      </w:r>
      <w:r w:rsidRPr="00382094">
        <w:rPr>
          <w:i/>
        </w:rPr>
        <w:t xml:space="preserve">right </w:t>
      </w:r>
      <w:r w:rsidRPr="00F07E95">
        <w:rPr>
          <w:i/>
        </w:rPr>
        <w:t>now—in thoughts, in feelings,</w:t>
      </w:r>
      <w:r>
        <w:rPr>
          <w:i/>
        </w:rPr>
        <w:t xml:space="preserve"> and</w:t>
      </w:r>
      <w:r w:rsidRPr="00F07E95">
        <w:rPr>
          <w:i/>
        </w:rPr>
        <w:t xml:space="preserve"> in my body’s sensations?</w:t>
      </w:r>
      <w:r w:rsidRPr="00F07E95">
        <w:t xml:space="preserve"> </w:t>
      </w:r>
      <w:r w:rsidRPr="00F07E95">
        <w:rPr>
          <w:i/>
        </w:rPr>
        <w:t>(Repeat)</w:t>
      </w:r>
      <w:r w:rsidRPr="00F07E95">
        <w:t xml:space="preserve"> Get to know yourself as you </w:t>
      </w:r>
      <w:r w:rsidRPr="00E31159">
        <w:t xml:space="preserve">are right now. Observe for </w:t>
      </w:r>
      <w:r w:rsidR="00CE5477">
        <w:t>one minute</w:t>
      </w:r>
      <w:r w:rsidRPr="00E31159">
        <w:t xml:space="preserve">, and breathe. </w:t>
      </w:r>
      <w:r w:rsidRPr="00E31159">
        <w:rPr>
          <w:i/>
        </w:rPr>
        <w:t xml:space="preserve">(Pause for </w:t>
      </w:r>
      <w:r w:rsidR="00470031">
        <w:rPr>
          <w:i/>
        </w:rPr>
        <w:t>1 minute</w:t>
      </w:r>
      <w:r w:rsidRPr="00E31159">
        <w:rPr>
          <w:i/>
        </w:rPr>
        <w:t xml:space="preserve">) </w:t>
      </w:r>
    </w:p>
    <w:p w14:paraId="70A98E07" w14:textId="77777777" w:rsidR="006A3BE6" w:rsidRPr="00E31159" w:rsidRDefault="006A3BE6" w:rsidP="006A3BE6">
      <w:pPr>
        <w:spacing w:after="0" w:line="240" w:lineRule="auto"/>
        <w:jc w:val="both"/>
      </w:pPr>
    </w:p>
    <w:p w14:paraId="33BA89B8" w14:textId="3CCC7C67" w:rsidR="006A3BE6" w:rsidRPr="00E31159" w:rsidRDefault="006A3BE6" w:rsidP="006A3BE6">
      <w:pPr>
        <w:spacing w:after="0" w:line="240" w:lineRule="auto"/>
        <w:jc w:val="both"/>
      </w:pPr>
      <w:r w:rsidRPr="00E31159">
        <w:t xml:space="preserve">Move to </w:t>
      </w:r>
      <w:r w:rsidRPr="00E31159">
        <w:rPr>
          <w:b/>
        </w:rPr>
        <w:t>GATHERING</w:t>
      </w:r>
      <w:r>
        <w:t>.</w:t>
      </w:r>
      <w:r w:rsidRPr="00E31159">
        <w:rPr>
          <w:b/>
        </w:rPr>
        <w:t xml:space="preserve"> </w:t>
      </w:r>
    </w:p>
    <w:p w14:paraId="16423655" w14:textId="64A9002A" w:rsidR="006A3BE6" w:rsidRPr="00E31159" w:rsidRDefault="00251FC5" w:rsidP="006A3BE6">
      <w:pPr>
        <w:spacing w:after="0" w:line="240" w:lineRule="auto"/>
        <w:jc w:val="both"/>
        <w:rPr>
          <w:i/>
        </w:rPr>
      </w:pPr>
      <w:r>
        <w:t>Gently bring your full attention to your breath, just as it is, watching</w:t>
      </w:r>
      <w:r w:rsidR="000E345C">
        <w:t xml:space="preserve"> </w:t>
      </w:r>
      <w:r w:rsidR="006A3BE6" w:rsidRPr="00E31159">
        <w:t>each in-breath and each out-breath as they follow one after the other. Use your breath as an anchor to bring you into the present moment and to help you find a place of stillness and unbiased awareness. Observe your breathing without judgment</w:t>
      </w:r>
      <w:r w:rsidR="006A3BE6">
        <w:t xml:space="preserve"> and release</w:t>
      </w:r>
      <w:r w:rsidR="006A3BE6" w:rsidRPr="00E31159">
        <w:t xml:space="preserve"> any thoughts of right or wrong. Breathe and observe for </w:t>
      </w:r>
      <w:r w:rsidR="00CE5477">
        <w:t>one minute</w:t>
      </w:r>
      <w:r w:rsidR="006A3BE6" w:rsidRPr="00E31159">
        <w:t xml:space="preserve">. </w:t>
      </w:r>
      <w:r w:rsidR="006A3BE6" w:rsidRPr="00E31159">
        <w:rPr>
          <w:i/>
        </w:rPr>
        <w:t xml:space="preserve">(Pause for </w:t>
      </w:r>
      <w:r w:rsidR="00470031">
        <w:rPr>
          <w:i/>
        </w:rPr>
        <w:t>1 minute</w:t>
      </w:r>
      <w:r w:rsidR="006A3BE6" w:rsidRPr="00E31159">
        <w:rPr>
          <w:i/>
        </w:rPr>
        <w:t>)</w:t>
      </w:r>
    </w:p>
    <w:p w14:paraId="052B103B" w14:textId="77777777" w:rsidR="006A3BE6" w:rsidRPr="00E31159" w:rsidRDefault="006A3BE6" w:rsidP="006A3BE6">
      <w:pPr>
        <w:spacing w:after="0" w:line="240" w:lineRule="auto"/>
        <w:jc w:val="both"/>
      </w:pPr>
    </w:p>
    <w:p w14:paraId="601A677F" w14:textId="0BCD5842" w:rsidR="006A3BE6" w:rsidRPr="00E31159" w:rsidRDefault="006A3BE6" w:rsidP="006A3BE6">
      <w:pPr>
        <w:spacing w:after="0" w:line="240" w:lineRule="auto"/>
        <w:jc w:val="both"/>
      </w:pPr>
      <w:r w:rsidRPr="00E31159">
        <w:t xml:space="preserve">Now move to </w:t>
      </w:r>
      <w:r w:rsidRPr="00E31159">
        <w:rPr>
          <w:b/>
        </w:rPr>
        <w:t>EXPANDING</w:t>
      </w:r>
      <w:r>
        <w:t>.</w:t>
      </w:r>
      <w:r w:rsidRPr="00E31159">
        <w:rPr>
          <w:b/>
        </w:rPr>
        <w:t xml:space="preserve"> </w:t>
      </w:r>
    </w:p>
    <w:p w14:paraId="70015896" w14:textId="1D79CAB0" w:rsidR="006A3BE6" w:rsidRPr="00E31159" w:rsidRDefault="006A3BE6" w:rsidP="006A3BE6">
      <w:pPr>
        <w:spacing w:after="0" w:line="240" w:lineRule="auto"/>
        <w:jc w:val="both"/>
      </w:pPr>
      <w:r w:rsidRPr="00E31159">
        <w:t xml:space="preserve">Expand your awareness to include a sense of yourself as a composite whole of mind, </w:t>
      </w:r>
      <w:r>
        <w:t>emotions</w:t>
      </w:r>
      <w:r w:rsidRPr="00E31159">
        <w:t xml:space="preserve">, and physical sensations, including the part of you that is observing all of those things. </w:t>
      </w:r>
      <w:r w:rsidRPr="00E31159">
        <w:rPr>
          <w:i/>
        </w:rPr>
        <w:t>(Pause)</w:t>
      </w:r>
      <w:r w:rsidRPr="00E31159">
        <w:t xml:space="preserve"> Notice how your body moves with </w:t>
      </w:r>
      <w:r>
        <w:t>each</w:t>
      </w:r>
      <w:r w:rsidRPr="00E31159">
        <w:t xml:space="preserve"> breath. </w:t>
      </w:r>
      <w:r w:rsidRPr="00E31159">
        <w:rPr>
          <w:i/>
        </w:rPr>
        <w:t>(Pause)</w:t>
      </w:r>
      <w:r w:rsidRPr="00E31159">
        <w:t xml:space="preserve"> Notice your posture and what your face is doing. </w:t>
      </w:r>
      <w:r w:rsidRPr="00E31159">
        <w:rPr>
          <w:i/>
        </w:rPr>
        <w:t>(Pause)</w:t>
      </w:r>
      <w:r w:rsidRPr="00E31159">
        <w:t xml:space="preserve"> Observe and breathe for </w:t>
      </w:r>
      <w:r w:rsidR="00CE5477">
        <w:t>one minute</w:t>
      </w:r>
      <w:r w:rsidRPr="00E31159">
        <w:t xml:space="preserve">. </w:t>
      </w:r>
      <w:r w:rsidRPr="00E31159">
        <w:rPr>
          <w:i/>
        </w:rPr>
        <w:t xml:space="preserve">(Pause </w:t>
      </w:r>
      <w:r w:rsidR="00470031">
        <w:rPr>
          <w:i/>
        </w:rPr>
        <w:t>1 minute</w:t>
      </w:r>
      <w:r w:rsidRPr="00E31159">
        <w:rPr>
          <w:i/>
        </w:rPr>
        <w:t>)</w:t>
      </w:r>
    </w:p>
    <w:p w14:paraId="7EB07071" w14:textId="77777777" w:rsidR="006A3BE6" w:rsidRPr="00E31159" w:rsidRDefault="006A3BE6" w:rsidP="006A3BE6">
      <w:pPr>
        <w:spacing w:after="0" w:line="240" w:lineRule="auto"/>
        <w:jc w:val="both"/>
      </w:pPr>
    </w:p>
    <w:p w14:paraId="51D6AC4A" w14:textId="1221DE35" w:rsidR="006A3BE6" w:rsidRPr="00E31159" w:rsidRDefault="006A3BE6" w:rsidP="006A3BE6">
      <w:pPr>
        <w:spacing w:after="0" w:line="240" w:lineRule="auto"/>
        <w:jc w:val="both"/>
      </w:pPr>
      <w:r w:rsidRPr="00E31159">
        <w:t>Now pause</w:t>
      </w:r>
      <w:r w:rsidR="00470031">
        <w:t>. I</w:t>
      </w:r>
      <w:r w:rsidRPr="00E31159">
        <w:t xml:space="preserve">t takes a long time to learn how to make the most of the </w:t>
      </w:r>
      <w:r w:rsidRPr="00E31159">
        <w:rPr>
          <w:b/>
        </w:rPr>
        <w:t>3-Minute Breathing Space</w:t>
      </w:r>
      <w:r w:rsidRPr="00E31159">
        <w:t>, and most of us are still learning</w:t>
      </w:r>
      <w:r w:rsidRPr="00E31159">
        <w:rPr>
          <w:b/>
        </w:rPr>
        <w:t xml:space="preserve">. </w:t>
      </w:r>
      <w:r w:rsidRPr="00E31159">
        <w:t xml:space="preserve">Be kind to yourself as you train and learn. </w:t>
      </w:r>
    </w:p>
    <w:p w14:paraId="339C7BDC" w14:textId="77777777" w:rsidR="006A3BE6" w:rsidRPr="00E31159" w:rsidRDefault="006A3BE6" w:rsidP="006A3BE6">
      <w:pPr>
        <w:spacing w:after="0" w:line="240" w:lineRule="auto"/>
        <w:jc w:val="both"/>
      </w:pPr>
    </w:p>
    <w:p w14:paraId="15486CC2" w14:textId="13C62065" w:rsidR="006A3BE6" w:rsidRDefault="006A3BE6" w:rsidP="006A3BE6">
      <w:pPr>
        <w:spacing w:after="0" w:line="240" w:lineRule="auto"/>
        <w:jc w:val="both"/>
      </w:pPr>
      <w:r w:rsidRPr="00E31159">
        <w:t xml:space="preserve">We practice mindfulness to maintain our awareness of who we are and what we are experiencing in the present moment, no matter what is going on around us. Try </w:t>
      </w:r>
      <w:r>
        <w:t>to set aside time</w:t>
      </w:r>
      <w:r w:rsidRPr="00E31159">
        <w:t xml:space="preserve"> in the morning and then again later in the day. </w:t>
      </w:r>
      <w:r w:rsidRPr="00E31159" w:rsidDel="00063F64">
        <w:t xml:space="preserve">It might help to attach this practice to a habit that is already in place. </w:t>
      </w:r>
    </w:p>
    <w:p w14:paraId="16810D0B" w14:textId="77777777" w:rsidR="006A3BE6" w:rsidRPr="00EE697B" w:rsidRDefault="006A3BE6" w:rsidP="006A3BE6">
      <w:pPr>
        <w:spacing w:after="0" w:line="240" w:lineRule="auto"/>
        <w:jc w:val="both"/>
      </w:pPr>
    </w:p>
    <w:p w14:paraId="6FDE2C2B" w14:textId="2D965401" w:rsidR="006A3BE6" w:rsidRDefault="006A3BE6" w:rsidP="006A3BE6">
      <w:pPr>
        <w:spacing w:after="0" w:line="240" w:lineRule="auto"/>
        <w:jc w:val="both"/>
      </w:pPr>
      <w:r w:rsidRPr="00EE697B">
        <w:t>Take a deep breath.</w:t>
      </w:r>
    </w:p>
    <w:p w14:paraId="7B2188C5" w14:textId="2F8C8290" w:rsidR="006A3BE6" w:rsidRDefault="006A3BE6" w:rsidP="006A3BE6">
      <w:pPr>
        <w:spacing w:after="0" w:line="240" w:lineRule="auto"/>
        <w:jc w:val="both"/>
      </w:pPr>
    </w:p>
    <w:p w14:paraId="3C79AB00" w14:textId="21AE89CC" w:rsidR="005E4981" w:rsidRDefault="005E4981" w:rsidP="006A3BE6">
      <w:pPr>
        <w:spacing w:after="0" w:line="240" w:lineRule="auto"/>
        <w:jc w:val="both"/>
      </w:pPr>
    </w:p>
    <w:p w14:paraId="3FE91693" w14:textId="43BF40C7" w:rsidR="005E4981" w:rsidRDefault="005E4981" w:rsidP="006A3BE6">
      <w:pPr>
        <w:spacing w:after="0" w:line="240" w:lineRule="auto"/>
        <w:jc w:val="both"/>
      </w:pPr>
    </w:p>
    <w:p w14:paraId="1B24DF52" w14:textId="16576616" w:rsidR="005E4981" w:rsidRDefault="005E4981" w:rsidP="006A3BE6">
      <w:pPr>
        <w:spacing w:after="0" w:line="240" w:lineRule="auto"/>
        <w:jc w:val="both"/>
      </w:pPr>
    </w:p>
    <w:p w14:paraId="31F40C7F" w14:textId="1193164C" w:rsidR="005E4981" w:rsidRDefault="005E4981" w:rsidP="006A3BE6">
      <w:pPr>
        <w:spacing w:after="0" w:line="240" w:lineRule="auto"/>
        <w:jc w:val="both"/>
      </w:pPr>
    </w:p>
    <w:p w14:paraId="32FBB022" w14:textId="77777777" w:rsidR="005E4981" w:rsidRPr="00EE697B" w:rsidRDefault="005E4981" w:rsidP="006A3BE6">
      <w:pPr>
        <w:spacing w:after="0" w:line="240" w:lineRule="auto"/>
        <w:jc w:val="both"/>
      </w:pPr>
    </w:p>
    <w:sectPr w:rsidR="005E4981" w:rsidRPr="00EE697B" w:rsidSect="000E2A11">
      <w:footerReference w:type="default" r:id="rId7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9717D" w14:textId="77777777" w:rsidR="005F54AD" w:rsidRDefault="005F54AD" w:rsidP="006937AB">
      <w:pPr>
        <w:spacing w:after="0" w:line="240" w:lineRule="auto"/>
      </w:pPr>
      <w:r>
        <w:separator/>
      </w:r>
    </w:p>
  </w:endnote>
  <w:endnote w:type="continuationSeparator" w:id="0">
    <w:p w14:paraId="23E31441" w14:textId="77777777" w:rsidR="005F54AD" w:rsidRDefault="005F54AD" w:rsidP="006937AB">
      <w:pPr>
        <w:spacing w:after="0" w:line="240" w:lineRule="auto"/>
      </w:pPr>
      <w:r>
        <w:continuationSeparator/>
      </w:r>
    </w:p>
  </w:endnote>
  <w:endnote w:id="1">
    <w:p w14:paraId="6893CE83" w14:textId="1AFA8A28" w:rsidR="006A3BE6" w:rsidRDefault="006A3BE6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1C6B95">
        <w:t>Zindel Segal, J. Mark G</w:t>
      </w:r>
      <w:r>
        <w:t>.</w:t>
      </w:r>
      <w:r w:rsidRPr="001C6B95">
        <w:t xml:space="preserve"> Williams</w:t>
      </w:r>
      <w:r w:rsidRPr="007670B2">
        <w:t>, and John D</w:t>
      </w:r>
      <w:r>
        <w:t>.</w:t>
      </w:r>
      <w:r w:rsidRPr="007670B2">
        <w:t xml:space="preserve"> Teasdale, </w:t>
      </w:r>
      <w:r w:rsidRPr="007670B2">
        <w:rPr>
          <w:i/>
        </w:rPr>
        <w:t>Mindfulness-Based Cognitive Therapy for Depression</w:t>
      </w:r>
      <w:r w:rsidRPr="007670B2">
        <w:t xml:space="preserve"> (New </w:t>
      </w:r>
      <w:r w:rsidRPr="007119EF">
        <w:t>York: Guilford Press, 2013</w:t>
      </w:r>
      <w:r w:rsidRPr="00394580">
        <w:t>), 208. Adapted for Karis Fellowships by Nancy Diven.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0CCD" w14:textId="6C47061E" w:rsidR="006937AB" w:rsidRPr="006A3BE6" w:rsidRDefault="006A3BE6" w:rsidP="006A3BE6">
    <w:pPr>
      <w:pStyle w:val="Footer"/>
    </w:pPr>
    <w:r>
      <w:t xml:space="preserve">karisfellowships.com </w:t>
    </w:r>
    <w:r>
      <w:ptab w:relativeTo="margin" w:alignment="center" w:leader="none"/>
    </w:r>
    <w:r>
      <w:t>3-Min Breathing Space</w:t>
    </w:r>
    <w:r>
      <w:ptab w:relativeTo="margin" w:alignment="right" w:leader="none"/>
    </w:r>
    <w:r>
      <w:rPr>
        <w:rFonts w:cstheme="minorHAnsi"/>
      </w:rPr>
      <w:t>©</w:t>
    </w:r>
    <w:r>
      <w:t>2020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6740" w14:textId="77777777" w:rsidR="005F54AD" w:rsidRDefault="005F54AD" w:rsidP="006937AB">
      <w:pPr>
        <w:spacing w:after="0" w:line="240" w:lineRule="auto"/>
      </w:pPr>
      <w:r>
        <w:separator/>
      </w:r>
    </w:p>
  </w:footnote>
  <w:footnote w:type="continuationSeparator" w:id="0">
    <w:p w14:paraId="33BD64E8" w14:textId="77777777" w:rsidR="005F54AD" w:rsidRDefault="005F54AD" w:rsidP="006937A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cy Diven">
    <w15:presenceInfo w15:providerId="Windows Live" w15:userId="bfcefb4c0f2020c0"/>
  </w15:person>
  <w15:person w15:author="Janie Roberts">
    <w15:presenceInfo w15:providerId="None" w15:userId="Janie Robert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trackRevision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AB"/>
    <w:rsid w:val="00005095"/>
    <w:rsid w:val="00012B0D"/>
    <w:rsid w:val="00073902"/>
    <w:rsid w:val="00076B52"/>
    <w:rsid w:val="000E2A11"/>
    <w:rsid w:val="000E345C"/>
    <w:rsid w:val="00190004"/>
    <w:rsid w:val="00251FC5"/>
    <w:rsid w:val="00371384"/>
    <w:rsid w:val="00470031"/>
    <w:rsid w:val="005D492A"/>
    <w:rsid w:val="005E4981"/>
    <w:rsid w:val="005F54AD"/>
    <w:rsid w:val="006937AB"/>
    <w:rsid w:val="006A3BE6"/>
    <w:rsid w:val="00740457"/>
    <w:rsid w:val="007E530E"/>
    <w:rsid w:val="00887700"/>
    <w:rsid w:val="008F5DA9"/>
    <w:rsid w:val="00900151"/>
    <w:rsid w:val="00956BC0"/>
    <w:rsid w:val="009762F1"/>
    <w:rsid w:val="00AF1C78"/>
    <w:rsid w:val="00B41061"/>
    <w:rsid w:val="00B77F1D"/>
    <w:rsid w:val="00CA667B"/>
    <w:rsid w:val="00CE5477"/>
    <w:rsid w:val="00F2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3CDC"/>
  <w15:docId w15:val="{CD32E7C9-0F88-4CC5-BBB0-19E79088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A11"/>
  </w:style>
  <w:style w:type="paragraph" w:styleId="Heading1">
    <w:name w:val="heading 1"/>
    <w:basedOn w:val="Normal"/>
    <w:link w:val="Heading1Char"/>
    <w:uiPriority w:val="9"/>
    <w:qFormat/>
    <w:rsid w:val="00693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9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37AB"/>
    <w:rPr>
      <w:i/>
      <w:iCs/>
    </w:rPr>
  </w:style>
  <w:style w:type="character" w:styleId="Strong">
    <w:name w:val="Strong"/>
    <w:basedOn w:val="DefaultParagraphFont"/>
    <w:uiPriority w:val="22"/>
    <w:qFormat/>
    <w:rsid w:val="006937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37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7AB"/>
  </w:style>
  <w:style w:type="paragraph" w:styleId="Footer">
    <w:name w:val="footer"/>
    <w:basedOn w:val="Normal"/>
    <w:link w:val="Foot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7AB"/>
  </w:style>
  <w:style w:type="paragraph" w:styleId="Title">
    <w:name w:val="Title"/>
    <w:basedOn w:val="Normal"/>
    <w:next w:val="Normal"/>
    <w:link w:val="TitleChar"/>
    <w:uiPriority w:val="10"/>
    <w:qFormat/>
    <w:rsid w:val="008F5D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5D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A3BE6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A3BE6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A3BE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8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E34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3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4D38-6F7C-4FE0-A2C6-F32B1A598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</dc:creator>
  <cp:lastModifiedBy>Nancy Diven</cp:lastModifiedBy>
  <cp:revision>3</cp:revision>
  <cp:lastPrinted>2022-12-21T01:54:00Z</cp:lastPrinted>
  <dcterms:created xsi:type="dcterms:W3CDTF">2024-08-21T10:51:00Z</dcterms:created>
  <dcterms:modified xsi:type="dcterms:W3CDTF">2025-04-18T14:22:00Z</dcterms:modified>
</cp:coreProperties>
</file>